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471A" w14:textId="6C5BE563" w:rsidR="00A876CE" w:rsidRPr="00A876CE" w:rsidRDefault="00A876CE" w:rsidP="00A876CE">
      <w:pPr>
        <w:jc w:val="center"/>
        <w:rPr>
          <w:b/>
          <w:bCs/>
          <w:sz w:val="30"/>
          <w:szCs w:val="30"/>
          <w:u w:val="single"/>
        </w:rPr>
      </w:pPr>
      <w:r w:rsidRPr="00A876CE">
        <w:rPr>
          <w:b/>
          <w:bCs/>
          <w:sz w:val="30"/>
          <w:szCs w:val="30"/>
          <w:u w:val="single"/>
        </w:rPr>
        <w:t>MC AKAD NIKAH ADAT MINANG</w:t>
      </w:r>
    </w:p>
    <w:p w14:paraId="694067A5" w14:textId="77777777" w:rsidR="00A876CE" w:rsidRPr="00A876CE" w:rsidRDefault="00A876CE" w:rsidP="00A876CE">
      <w:r w:rsidRPr="00A876CE">
        <w:rPr>
          <w:b/>
          <w:bCs/>
        </w:rPr>
        <w:t xml:space="preserve">Bapak/Ibu </w:t>
      </w:r>
      <w:proofErr w:type="spellStart"/>
      <w:r w:rsidRPr="00A876CE">
        <w:rPr>
          <w:b/>
          <w:bCs/>
        </w:rPr>
        <w:t>hadirin</w:t>
      </w:r>
      <w:proofErr w:type="spellEnd"/>
      <w:r w:rsidRPr="00A876CE">
        <w:rPr>
          <w:b/>
          <w:bCs/>
        </w:rPr>
        <w:t xml:space="preserve"> yang kami </w:t>
      </w:r>
      <w:proofErr w:type="spellStart"/>
      <w:r w:rsidRPr="00A876CE">
        <w:rPr>
          <w:b/>
          <w:bCs/>
        </w:rPr>
        <w:t>hormati</w:t>
      </w:r>
      <w:proofErr w:type="spellEnd"/>
      <w:r w:rsidRPr="00A876CE">
        <w:rPr>
          <w:b/>
          <w:bCs/>
        </w:rPr>
        <w:t>,</w:t>
      </w:r>
    </w:p>
    <w:p w14:paraId="66D50645" w14:textId="77777777" w:rsidR="00A876CE" w:rsidRPr="00A876CE" w:rsidRDefault="00A876CE" w:rsidP="00A876CE">
      <w:r w:rsidRPr="00A876CE">
        <w:t xml:space="preserve">Selamat </w:t>
      </w:r>
      <w:proofErr w:type="spellStart"/>
      <w:r w:rsidRPr="00A876CE">
        <w:t>datang</w:t>
      </w:r>
      <w:proofErr w:type="spellEnd"/>
      <w:r w:rsidRPr="00A876CE">
        <w:t xml:space="preserve"> kami </w:t>
      </w:r>
      <w:proofErr w:type="spellStart"/>
      <w:r w:rsidRPr="00A876CE">
        <w:t>ucapkan</w:t>
      </w:r>
      <w:proofErr w:type="spellEnd"/>
      <w:r w:rsidRPr="00A876CE">
        <w:t xml:space="preserve"> </w:t>
      </w:r>
      <w:proofErr w:type="spellStart"/>
      <w:r w:rsidRPr="00A876CE">
        <w:t>dalam</w:t>
      </w:r>
      <w:proofErr w:type="spellEnd"/>
      <w:r w:rsidRPr="00A876CE">
        <w:t xml:space="preserve"> </w:t>
      </w:r>
      <w:proofErr w:type="spellStart"/>
      <w:r w:rsidRPr="00A876CE">
        <w:t>rangkaian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>.</w:t>
      </w:r>
    </w:p>
    <w:p w14:paraId="155E8366" w14:textId="77777777" w:rsidR="00A876CE" w:rsidRPr="00A876CE" w:rsidRDefault="00A876CE" w:rsidP="00A876CE">
      <w:proofErr w:type="spellStart"/>
      <w:r w:rsidRPr="00A876CE">
        <w:t>Sebelum</w:t>
      </w:r>
      <w:proofErr w:type="spellEnd"/>
      <w:r w:rsidRPr="00A876CE">
        <w:t xml:space="preserve"> acara </w:t>
      </w:r>
      <w:proofErr w:type="spellStart"/>
      <w:r w:rsidRPr="00A876CE">
        <w:t>dimulai</w:t>
      </w:r>
      <w:proofErr w:type="spellEnd"/>
      <w:r w:rsidRPr="00A876CE">
        <w:t xml:space="preserve">, </w:t>
      </w:r>
      <w:proofErr w:type="spellStart"/>
      <w:r w:rsidRPr="00A876CE">
        <w:t>izinkan</w:t>
      </w:r>
      <w:proofErr w:type="spellEnd"/>
      <w:r w:rsidRPr="00A876CE">
        <w:t xml:space="preserve"> kami </w:t>
      </w:r>
      <w:proofErr w:type="spellStart"/>
      <w:r w:rsidRPr="00A876CE">
        <w:t>menyampaikan</w:t>
      </w:r>
      <w:proofErr w:type="spellEnd"/>
      <w:r w:rsidRPr="00A876CE">
        <w:t xml:space="preserve"> </w:t>
      </w:r>
      <w:proofErr w:type="spellStart"/>
      <w:r w:rsidRPr="00A876CE">
        <w:t>beberapa</w:t>
      </w:r>
      <w:proofErr w:type="spellEnd"/>
      <w:r w:rsidRPr="00A876CE">
        <w:t xml:space="preserve"> </w:t>
      </w:r>
      <w:proofErr w:type="spellStart"/>
      <w:r w:rsidRPr="00A876CE">
        <w:t>hal</w:t>
      </w:r>
      <w:proofErr w:type="spellEnd"/>
      <w:r w:rsidRPr="00A876CE">
        <w:t xml:space="preserve"> demi </w:t>
      </w:r>
      <w:proofErr w:type="spellStart"/>
      <w:r w:rsidRPr="00A876CE">
        <w:t>kelancaran</w:t>
      </w:r>
      <w:proofErr w:type="spellEnd"/>
      <w:r w:rsidRPr="00A876CE">
        <w:t xml:space="preserve"> dan </w:t>
      </w:r>
      <w:proofErr w:type="spellStart"/>
      <w:r w:rsidRPr="00A876CE">
        <w:t>kekhidmatan</w:t>
      </w:r>
      <w:proofErr w:type="spellEnd"/>
      <w:r w:rsidRPr="00A876CE">
        <w:t xml:space="preserve"> acara.</w:t>
      </w:r>
    </w:p>
    <w:p w14:paraId="65E39CF8" w14:textId="77777777" w:rsidR="00A876CE" w:rsidRPr="00A876CE" w:rsidRDefault="00A876CE" w:rsidP="00A876CE">
      <w:pPr>
        <w:numPr>
          <w:ilvl w:val="0"/>
          <w:numId w:val="1"/>
        </w:numPr>
      </w:pPr>
      <w:proofErr w:type="spellStart"/>
      <w:r w:rsidRPr="00A876CE">
        <w:t>Kepada</w:t>
      </w:r>
      <w:proofErr w:type="spellEnd"/>
      <w:r w:rsidRPr="00A876CE">
        <w:t xml:space="preserve"> Bapak/Ibu yang </w:t>
      </w:r>
      <w:proofErr w:type="spellStart"/>
      <w:r w:rsidRPr="00A876CE">
        <w:t>membawa</w:t>
      </w:r>
      <w:proofErr w:type="spellEnd"/>
      <w:r w:rsidRPr="00A876CE">
        <w:t xml:space="preserve"> </w:t>
      </w:r>
      <w:proofErr w:type="spellStart"/>
      <w:r w:rsidRPr="00A876CE">
        <w:t>telepon</w:t>
      </w:r>
      <w:proofErr w:type="spellEnd"/>
      <w:r w:rsidRPr="00A876CE">
        <w:t xml:space="preserve"> </w:t>
      </w:r>
      <w:proofErr w:type="spellStart"/>
      <w:r w:rsidRPr="00A876CE">
        <w:t>genggam</w:t>
      </w:r>
      <w:proofErr w:type="spellEnd"/>
      <w:r w:rsidRPr="00A876CE">
        <w:t xml:space="preserve">, kami </w:t>
      </w:r>
      <w:proofErr w:type="spellStart"/>
      <w:r w:rsidRPr="00A876CE">
        <w:t>mohon</w:t>
      </w:r>
      <w:proofErr w:type="spellEnd"/>
      <w:r w:rsidRPr="00A876CE">
        <w:t xml:space="preserve"> agar </w:t>
      </w:r>
      <w:proofErr w:type="spellStart"/>
      <w:r w:rsidRPr="00A876CE">
        <w:t>menonaktifkan</w:t>
      </w:r>
      <w:proofErr w:type="spellEnd"/>
      <w:r w:rsidRPr="00A876CE">
        <w:t xml:space="preserve"> nada </w:t>
      </w:r>
      <w:proofErr w:type="spellStart"/>
      <w:r w:rsidRPr="00A876CE">
        <w:t>dering</w:t>
      </w:r>
      <w:proofErr w:type="spellEnd"/>
      <w:r w:rsidRPr="00A876CE">
        <w:t xml:space="preserve"> </w:t>
      </w:r>
      <w:proofErr w:type="spellStart"/>
      <w:r w:rsidRPr="00A876CE">
        <w:t>atau</w:t>
      </w:r>
      <w:proofErr w:type="spellEnd"/>
      <w:r w:rsidRPr="00A876CE">
        <w:t xml:space="preserve"> </w:t>
      </w:r>
      <w:proofErr w:type="spellStart"/>
      <w:r w:rsidRPr="00A876CE">
        <w:t>mengatur</w:t>
      </w:r>
      <w:proofErr w:type="spellEnd"/>
      <w:r w:rsidRPr="00A876CE">
        <w:t xml:space="preserve"> </w:t>
      </w:r>
      <w:proofErr w:type="spellStart"/>
      <w:r w:rsidRPr="00A876CE">
        <w:t>ponsel</w:t>
      </w:r>
      <w:proofErr w:type="spellEnd"/>
      <w:r w:rsidRPr="00A876CE">
        <w:t xml:space="preserve"> pada mode </w:t>
      </w:r>
      <w:r w:rsidRPr="00A876CE">
        <w:rPr>
          <w:b/>
          <w:bCs/>
        </w:rPr>
        <w:t>silent</w:t>
      </w:r>
      <w:r w:rsidRPr="00A876CE">
        <w:t>.</w:t>
      </w:r>
    </w:p>
    <w:p w14:paraId="6809C9C8" w14:textId="77777777" w:rsidR="00A876CE" w:rsidRPr="00A876CE" w:rsidRDefault="00A876CE" w:rsidP="00A876CE">
      <w:pPr>
        <w:numPr>
          <w:ilvl w:val="0"/>
          <w:numId w:val="1"/>
        </w:numPr>
      </w:pPr>
      <w:proofErr w:type="spellStart"/>
      <w:r w:rsidRPr="00A876CE">
        <w:t>Kepada</w:t>
      </w:r>
      <w:proofErr w:type="spellEnd"/>
      <w:r w:rsidRPr="00A876CE">
        <w:t xml:space="preserve"> Bapak/Ibu yang </w:t>
      </w:r>
      <w:proofErr w:type="spellStart"/>
      <w:r w:rsidRPr="00A876CE">
        <w:t>membawa</w:t>
      </w:r>
      <w:proofErr w:type="spellEnd"/>
      <w:r w:rsidRPr="00A876CE">
        <w:t xml:space="preserve"> </w:t>
      </w:r>
      <w:proofErr w:type="spellStart"/>
      <w:r w:rsidRPr="00A876CE">
        <w:t>balita</w:t>
      </w:r>
      <w:proofErr w:type="spellEnd"/>
      <w:r w:rsidRPr="00A876CE">
        <w:t xml:space="preserve">, kami </w:t>
      </w:r>
      <w:proofErr w:type="spellStart"/>
      <w:r w:rsidRPr="00A876CE">
        <w:t>mohon</w:t>
      </w:r>
      <w:proofErr w:type="spellEnd"/>
      <w:r w:rsidRPr="00A876CE">
        <w:t xml:space="preserve"> agar </w:t>
      </w:r>
      <w:proofErr w:type="spellStart"/>
      <w:r w:rsidRPr="00A876CE">
        <w:t>senantiasa</w:t>
      </w:r>
      <w:proofErr w:type="spellEnd"/>
      <w:r w:rsidRPr="00A876CE">
        <w:t xml:space="preserve"> </w:t>
      </w:r>
      <w:proofErr w:type="spellStart"/>
      <w:r w:rsidRPr="00A876CE">
        <w:t>mendampingi</w:t>
      </w:r>
      <w:proofErr w:type="spellEnd"/>
      <w:r w:rsidRPr="00A876CE">
        <w:t xml:space="preserve"> dan </w:t>
      </w:r>
      <w:proofErr w:type="spellStart"/>
      <w:r w:rsidRPr="00A876CE">
        <w:t>mengawasi</w:t>
      </w:r>
      <w:proofErr w:type="spellEnd"/>
      <w:r w:rsidRPr="00A876CE">
        <w:t xml:space="preserve"> </w:t>
      </w:r>
      <w:proofErr w:type="spellStart"/>
      <w:r w:rsidRPr="00A876CE">
        <w:t>putra-putrinya</w:t>
      </w:r>
      <w:proofErr w:type="spellEnd"/>
      <w:r w:rsidRPr="00A876CE">
        <w:t xml:space="preserve"> </w:t>
      </w:r>
      <w:proofErr w:type="spellStart"/>
      <w:r w:rsidRPr="00A876CE">
        <w:t>selama</w:t>
      </w:r>
      <w:proofErr w:type="spellEnd"/>
      <w:r w:rsidRPr="00A876CE">
        <w:t xml:space="preserve"> acara </w:t>
      </w:r>
      <w:proofErr w:type="spellStart"/>
      <w:r w:rsidRPr="00A876CE">
        <w:t>berlangsung</w:t>
      </w:r>
      <w:proofErr w:type="spellEnd"/>
      <w:r w:rsidRPr="00A876CE">
        <w:t xml:space="preserve"> </w:t>
      </w:r>
      <w:proofErr w:type="spellStart"/>
      <w:r w:rsidRPr="00A876CE">
        <w:t>karena</w:t>
      </w:r>
      <w:proofErr w:type="spellEnd"/>
      <w:r w:rsidRPr="00A876CE">
        <w:t xml:space="preserve"> </w:t>
      </w:r>
      <w:proofErr w:type="spellStart"/>
      <w:r w:rsidRPr="00A876CE">
        <w:t>terdapat</w:t>
      </w:r>
      <w:proofErr w:type="spellEnd"/>
      <w:r w:rsidRPr="00A876CE">
        <w:t xml:space="preserve"> </w:t>
      </w:r>
      <w:proofErr w:type="spellStart"/>
      <w:r w:rsidRPr="00A876CE">
        <w:t>beberapa</w:t>
      </w:r>
      <w:proofErr w:type="spellEnd"/>
      <w:r w:rsidRPr="00A876CE">
        <w:t xml:space="preserve"> </w:t>
      </w:r>
      <w:proofErr w:type="spellStart"/>
      <w:r w:rsidRPr="00A876CE">
        <w:t>peralatan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properti</w:t>
      </w:r>
      <w:proofErr w:type="spellEnd"/>
      <w:r w:rsidRPr="00A876CE">
        <w:t xml:space="preserve"> yang </w:t>
      </w:r>
      <w:proofErr w:type="spellStart"/>
      <w:r w:rsidRPr="00A876CE">
        <w:t>dapat</w:t>
      </w:r>
      <w:proofErr w:type="spellEnd"/>
      <w:r w:rsidRPr="00A876CE">
        <w:t xml:space="preserve"> </w:t>
      </w:r>
      <w:proofErr w:type="spellStart"/>
      <w:r w:rsidRPr="00A876CE">
        <w:t>membahayakan</w:t>
      </w:r>
      <w:proofErr w:type="spellEnd"/>
      <w:r w:rsidRPr="00A876CE">
        <w:t xml:space="preserve"> </w:t>
      </w:r>
      <w:proofErr w:type="spellStart"/>
      <w:r w:rsidRPr="00A876CE">
        <w:t>keselamatan</w:t>
      </w:r>
      <w:proofErr w:type="spellEnd"/>
      <w:r w:rsidRPr="00A876CE">
        <w:t xml:space="preserve"> </w:t>
      </w:r>
      <w:proofErr w:type="spellStart"/>
      <w:r w:rsidRPr="00A876CE">
        <w:t>anak-anak</w:t>
      </w:r>
      <w:proofErr w:type="spellEnd"/>
      <w:r w:rsidRPr="00A876CE">
        <w:t>.</w:t>
      </w:r>
    </w:p>
    <w:p w14:paraId="5A8EE8E1" w14:textId="77777777" w:rsidR="00A876CE" w:rsidRPr="00A876CE" w:rsidRDefault="00A876CE" w:rsidP="00A876CE">
      <w:pPr>
        <w:numPr>
          <w:ilvl w:val="0"/>
          <w:numId w:val="1"/>
        </w:numPr>
      </w:pPr>
      <w:r w:rsidRPr="00A876CE">
        <w:t xml:space="preserve">Kami </w:t>
      </w:r>
      <w:proofErr w:type="spellStart"/>
      <w:r w:rsidRPr="00A876CE">
        <w:t>mohon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hadirin</w:t>
      </w:r>
      <w:proofErr w:type="spellEnd"/>
      <w:r w:rsidRPr="00A876CE">
        <w:t xml:space="preserve"> </w:t>
      </w:r>
      <w:proofErr w:type="spellStart"/>
      <w:r w:rsidRPr="00A876CE">
        <w:t>untuk</w:t>
      </w:r>
      <w:proofErr w:type="spellEnd"/>
      <w:r w:rsidRPr="00A876CE">
        <w:t xml:space="preserve"> </w:t>
      </w:r>
      <w:proofErr w:type="spellStart"/>
      <w:r w:rsidRPr="00A876CE">
        <w:t>tidak</w:t>
      </w:r>
      <w:proofErr w:type="spellEnd"/>
      <w:r w:rsidRPr="00A876CE">
        <w:t xml:space="preserve"> </w:t>
      </w:r>
      <w:proofErr w:type="spellStart"/>
      <w:r w:rsidRPr="00A876CE">
        <w:t>berdiri</w:t>
      </w:r>
      <w:proofErr w:type="spellEnd"/>
      <w:r w:rsidRPr="00A876CE">
        <w:t xml:space="preserve">, </w:t>
      </w:r>
      <w:proofErr w:type="spellStart"/>
      <w:r w:rsidRPr="00A876CE">
        <w:t>mengambil</w:t>
      </w:r>
      <w:proofErr w:type="spellEnd"/>
      <w:r w:rsidRPr="00A876CE">
        <w:t xml:space="preserve"> </w:t>
      </w:r>
      <w:proofErr w:type="spellStart"/>
      <w:r w:rsidRPr="00A876CE">
        <w:t>foto</w:t>
      </w:r>
      <w:proofErr w:type="spellEnd"/>
      <w:r w:rsidRPr="00A876CE">
        <w:t xml:space="preserve">, </w:t>
      </w:r>
      <w:proofErr w:type="spellStart"/>
      <w:r w:rsidRPr="00A876CE">
        <w:t>maupun</w:t>
      </w:r>
      <w:proofErr w:type="spellEnd"/>
      <w:r w:rsidRPr="00A876CE">
        <w:t xml:space="preserve"> </w:t>
      </w:r>
      <w:proofErr w:type="spellStart"/>
      <w:r w:rsidRPr="00A876CE">
        <w:t>merekam</w:t>
      </w:r>
      <w:proofErr w:type="spellEnd"/>
      <w:r w:rsidRPr="00A876CE">
        <w:t xml:space="preserve"> video di area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agar </w:t>
      </w:r>
      <w:proofErr w:type="spellStart"/>
      <w:r w:rsidRPr="00A876CE">
        <w:t>tidak</w:t>
      </w:r>
      <w:proofErr w:type="spellEnd"/>
      <w:r w:rsidRPr="00A876CE">
        <w:t xml:space="preserve"> </w:t>
      </w:r>
      <w:proofErr w:type="spellStart"/>
      <w:r w:rsidRPr="00A876CE">
        <w:t>mengganggu</w:t>
      </w:r>
      <w:proofErr w:type="spellEnd"/>
      <w:r w:rsidRPr="00A876CE">
        <w:t xml:space="preserve"> </w:t>
      </w:r>
      <w:proofErr w:type="spellStart"/>
      <w:r w:rsidRPr="00A876CE">
        <w:t>tugas</w:t>
      </w:r>
      <w:proofErr w:type="spellEnd"/>
      <w:r w:rsidRPr="00A876CE">
        <w:t xml:space="preserve"> </w:t>
      </w:r>
      <w:proofErr w:type="spellStart"/>
      <w:r w:rsidRPr="00A876CE">
        <w:t>fotografer</w:t>
      </w:r>
      <w:proofErr w:type="spellEnd"/>
      <w:r w:rsidRPr="00A876CE">
        <w:t xml:space="preserve"> dan </w:t>
      </w:r>
      <w:proofErr w:type="spellStart"/>
      <w:r w:rsidRPr="00A876CE">
        <w:t>videografer</w:t>
      </w:r>
      <w:proofErr w:type="spellEnd"/>
      <w:r w:rsidRPr="00A876CE">
        <w:t>.</w:t>
      </w:r>
    </w:p>
    <w:p w14:paraId="3788D6CE" w14:textId="77777777" w:rsidR="00A876CE" w:rsidRPr="00A876CE" w:rsidRDefault="00A876CE" w:rsidP="00A876CE">
      <w:pPr>
        <w:numPr>
          <w:ilvl w:val="0"/>
          <w:numId w:val="1"/>
        </w:numPr>
      </w:pPr>
      <w:r w:rsidRPr="00A876CE">
        <w:t xml:space="preserve">Kami juga </w:t>
      </w:r>
      <w:proofErr w:type="spellStart"/>
      <w:r w:rsidRPr="00A876CE">
        <w:t>mengharapkan</w:t>
      </w:r>
      <w:proofErr w:type="spellEnd"/>
      <w:r w:rsidRPr="00A876CE">
        <w:t xml:space="preserve"> agar </w:t>
      </w:r>
      <w:proofErr w:type="spellStart"/>
      <w:r w:rsidRPr="00A876CE">
        <w:t>hadirin</w:t>
      </w:r>
      <w:proofErr w:type="spellEnd"/>
      <w:r w:rsidRPr="00A876CE">
        <w:t xml:space="preserve"> </w:t>
      </w:r>
      <w:proofErr w:type="spellStart"/>
      <w:r w:rsidRPr="00A876CE">
        <w:t>tidak</w:t>
      </w:r>
      <w:proofErr w:type="spellEnd"/>
      <w:r w:rsidRPr="00A876CE">
        <w:t xml:space="preserve"> </w:t>
      </w:r>
      <w:proofErr w:type="spellStart"/>
      <w:r w:rsidRPr="00A876CE">
        <w:t>berbicara</w:t>
      </w:r>
      <w:proofErr w:type="spellEnd"/>
      <w:r w:rsidRPr="00A876CE">
        <w:t xml:space="preserve"> </w:t>
      </w:r>
      <w:proofErr w:type="spellStart"/>
      <w:r w:rsidRPr="00A876CE">
        <w:t>terlalu</w:t>
      </w:r>
      <w:proofErr w:type="spellEnd"/>
      <w:r w:rsidRPr="00A876CE">
        <w:t xml:space="preserve"> </w:t>
      </w:r>
      <w:proofErr w:type="spellStart"/>
      <w:r w:rsidRPr="00A876CE">
        <w:t>keras</w:t>
      </w:r>
      <w:proofErr w:type="spellEnd"/>
      <w:r w:rsidRPr="00A876CE">
        <w:t xml:space="preserve"> </w:t>
      </w:r>
      <w:proofErr w:type="spellStart"/>
      <w:r w:rsidRPr="00A876CE">
        <w:t>ataupun</w:t>
      </w:r>
      <w:proofErr w:type="spellEnd"/>
      <w:r w:rsidRPr="00A876CE">
        <w:t xml:space="preserve"> </w:t>
      </w:r>
      <w:proofErr w:type="spellStart"/>
      <w:r w:rsidRPr="00A876CE">
        <w:t>bertepuk</w:t>
      </w:r>
      <w:proofErr w:type="spellEnd"/>
      <w:r w:rsidRPr="00A876CE">
        <w:t xml:space="preserve"> </w:t>
      </w:r>
      <w:proofErr w:type="spellStart"/>
      <w:r w:rsidRPr="00A876CE">
        <w:t>tangan</w:t>
      </w:r>
      <w:proofErr w:type="spellEnd"/>
      <w:r w:rsidRPr="00A876CE">
        <w:t xml:space="preserve"> </w:t>
      </w:r>
      <w:proofErr w:type="spellStart"/>
      <w:r w:rsidRPr="00A876CE">
        <w:t>selama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ijab</w:t>
      </w:r>
      <w:proofErr w:type="spellEnd"/>
      <w:r w:rsidRPr="00A876CE">
        <w:t xml:space="preserve"> </w:t>
      </w:r>
      <w:proofErr w:type="spellStart"/>
      <w:r w:rsidRPr="00A876CE">
        <w:t>kabul</w:t>
      </w:r>
      <w:proofErr w:type="spellEnd"/>
      <w:r w:rsidRPr="00A876CE">
        <w:t xml:space="preserve"> </w:t>
      </w:r>
      <w:proofErr w:type="spellStart"/>
      <w:r w:rsidRPr="00A876CE">
        <w:t>berlangsung</w:t>
      </w:r>
      <w:proofErr w:type="spellEnd"/>
      <w:r w:rsidRPr="00A876CE">
        <w:t xml:space="preserve">, </w:t>
      </w:r>
      <w:proofErr w:type="spellStart"/>
      <w:r w:rsidRPr="00A876CE">
        <w:t>mengingat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</w:t>
      </w:r>
      <w:proofErr w:type="spellStart"/>
      <w:r w:rsidRPr="00A876CE">
        <w:t>merupakan</w:t>
      </w:r>
      <w:proofErr w:type="spellEnd"/>
      <w:r w:rsidRPr="00A876CE">
        <w:t xml:space="preserve"> </w:t>
      </w:r>
      <w:proofErr w:type="spellStart"/>
      <w:r w:rsidRPr="00A876CE">
        <w:t>momen</w:t>
      </w:r>
      <w:proofErr w:type="spellEnd"/>
      <w:r w:rsidRPr="00A876CE">
        <w:t xml:space="preserve"> yang sangat </w:t>
      </w:r>
      <w:proofErr w:type="spellStart"/>
      <w:r w:rsidRPr="00A876CE">
        <w:t>sakral</w:t>
      </w:r>
      <w:proofErr w:type="spellEnd"/>
      <w:r w:rsidRPr="00A876CE">
        <w:t xml:space="preserve"> dan </w:t>
      </w:r>
      <w:proofErr w:type="spellStart"/>
      <w:r w:rsidRPr="00A876CE">
        <w:t>membutuhkan</w:t>
      </w:r>
      <w:proofErr w:type="spellEnd"/>
      <w:r w:rsidRPr="00A876CE">
        <w:t xml:space="preserve"> </w:t>
      </w:r>
      <w:proofErr w:type="spellStart"/>
      <w:r w:rsidRPr="00A876CE">
        <w:t>suasana</w:t>
      </w:r>
      <w:proofErr w:type="spellEnd"/>
      <w:r w:rsidRPr="00A876CE">
        <w:t xml:space="preserve"> yang </w:t>
      </w:r>
      <w:proofErr w:type="spellStart"/>
      <w:r w:rsidRPr="00A876CE">
        <w:t>khidmat</w:t>
      </w:r>
      <w:proofErr w:type="spellEnd"/>
      <w:r w:rsidRPr="00A876CE">
        <w:t>.</w:t>
      </w:r>
    </w:p>
    <w:p w14:paraId="17A5793A" w14:textId="77777777" w:rsidR="00A876CE" w:rsidRPr="00A876CE" w:rsidRDefault="00A876CE" w:rsidP="00A876CE">
      <w:pPr>
        <w:numPr>
          <w:ilvl w:val="0"/>
          <w:numId w:val="1"/>
        </w:numPr>
      </w:pPr>
      <w:proofErr w:type="spellStart"/>
      <w:r w:rsidRPr="00A876CE">
        <w:t>Setelah</w:t>
      </w:r>
      <w:proofErr w:type="spellEnd"/>
      <w:r w:rsidRPr="00A876CE">
        <w:t xml:space="preserve">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saksi</w:t>
      </w:r>
      <w:proofErr w:type="spellEnd"/>
      <w:r w:rsidRPr="00A876CE">
        <w:t xml:space="preserve"> dan Bapak Penghulu </w:t>
      </w:r>
      <w:proofErr w:type="spellStart"/>
      <w:r w:rsidRPr="00A876CE">
        <w:t>menyatakan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</w:t>
      </w:r>
      <w:proofErr w:type="spellStart"/>
      <w:r w:rsidRPr="00A876CE">
        <w:t>sah</w:t>
      </w:r>
      <w:proofErr w:type="spellEnd"/>
      <w:r w:rsidRPr="00A876CE">
        <w:t xml:space="preserve">, </w:t>
      </w:r>
      <w:proofErr w:type="spellStart"/>
      <w:r w:rsidRPr="00A876CE">
        <w:t>marilah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</w:t>
      </w:r>
      <w:proofErr w:type="spellStart"/>
      <w:r w:rsidRPr="00A876CE">
        <w:t>bersama-sama</w:t>
      </w:r>
      <w:proofErr w:type="spellEnd"/>
      <w:r w:rsidRPr="00A876CE">
        <w:t xml:space="preserve"> </w:t>
      </w:r>
      <w:proofErr w:type="spellStart"/>
      <w:r w:rsidRPr="00A876CE">
        <w:t>mengaminkan</w:t>
      </w:r>
      <w:proofErr w:type="spellEnd"/>
      <w:r w:rsidRPr="00A876CE">
        <w:t xml:space="preserve"> </w:t>
      </w:r>
      <w:proofErr w:type="spellStart"/>
      <w:r w:rsidRPr="00A876CE">
        <w:t>doa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menyelipkan</w:t>
      </w:r>
      <w:proofErr w:type="spellEnd"/>
      <w:r w:rsidRPr="00A876CE">
        <w:t xml:space="preserve"> </w:t>
      </w:r>
      <w:proofErr w:type="spellStart"/>
      <w:r w:rsidRPr="00A876CE">
        <w:t>harapan</w:t>
      </w:r>
      <w:proofErr w:type="spellEnd"/>
      <w:r w:rsidRPr="00A876CE">
        <w:t xml:space="preserve"> </w:t>
      </w:r>
      <w:proofErr w:type="spellStart"/>
      <w:r w:rsidRPr="00A876CE">
        <w:t>terbaik</w:t>
      </w:r>
      <w:proofErr w:type="spellEnd"/>
      <w:r w:rsidRPr="00A876CE">
        <w:t xml:space="preserve"> </w:t>
      </w:r>
      <w:proofErr w:type="spellStart"/>
      <w:r w:rsidRPr="00A876CE">
        <w:t>bagi</w:t>
      </w:r>
      <w:proofErr w:type="spellEnd"/>
      <w:r w:rsidRPr="00A876CE">
        <w:t xml:space="preserve">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>.</w:t>
      </w:r>
    </w:p>
    <w:p w14:paraId="4228581F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Atas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perhatian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Bapak</w:t>
      </w:r>
      <w:proofErr w:type="spellEnd"/>
      <w:r w:rsidRPr="00A876CE">
        <w:rPr>
          <w:lang w:val="pl-PL"/>
        </w:rPr>
        <w:t>/</w:t>
      </w:r>
      <w:proofErr w:type="spellStart"/>
      <w:r w:rsidRPr="00A876CE">
        <w:rPr>
          <w:lang w:val="pl-PL"/>
        </w:rPr>
        <w:t>Ibu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kami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ucapkan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terima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kasih</w:t>
      </w:r>
      <w:proofErr w:type="spellEnd"/>
      <w:r w:rsidRPr="00A876CE">
        <w:rPr>
          <w:lang w:val="pl-PL"/>
        </w:rPr>
        <w:t>.</w:t>
      </w:r>
    </w:p>
    <w:p w14:paraId="20C983FE" w14:textId="23F1C58A" w:rsidR="00A876CE" w:rsidRPr="00A876CE" w:rsidRDefault="00A876CE" w:rsidP="00A876CE"/>
    <w:p w14:paraId="6DD95BDF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u w:val="single"/>
        </w:rPr>
      </w:pPr>
      <w:r w:rsidRPr="00A876CE">
        <w:rPr>
          <w:b/>
          <w:bCs/>
          <w:sz w:val="30"/>
          <w:szCs w:val="30"/>
          <w:u w:val="single"/>
        </w:rPr>
        <w:t>MENYAMBUT MEMPELAI PRIA</w:t>
      </w:r>
    </w:p>
    <w:p w14:paraId="46A6677B" w14:textId="77777777" w:rsidR="00A876CE" w:rsidRPr="00A876CE" w:rsidRDefault="00A876CE" w:rsidP="00A876CE">
      <w:r w:rsidRPr="00A876CE">
        <w:t xml:space="preserve">Kami </w:t>
      </w:r>
      <w:proofErr w:type="spellStart"/>
      <w:r w:rsidRPr="00A876CE">
        <w:t>manyapo</w:t>
      </w:r>
      <w:proofErr w:type="spellEnd"/>
      <w:r w:rsidRPr="00A876CE">
        <w:t xml:space="preserve"> </w:t>
      </w:r>
      <w:proofErr w:type="spellStart"/>
      <w:r w:rsidRPr="00A876CE">
        <w:t>marapulai</w:t>
      </w:r>
      <w:proofErr w:type="spellEnd"/>
      <w:r w:rsidRPr="00A876CE">
        <w:t xml:space="preserve"> </w:t>
      </w:r>
      <w:proofErr w:type="spellStart"/>
      <w:r w:rsidRPr="00A876CE">
        <w:t>tibo</w:t>
      </w:r>
      <w:proofErr w:type="spellEnd"/>
      <w:r w:rsidRPr="00A876CE">
        <w:t>.</w:t>
      </w:r>
    </w:p>
    <w:p w14:paraId="78DCC20E" w14:textId="77777777" w:rsidR="00A876CE" w:rsidRDefault="00A876CE" w:rsidP="00A876CE">
      <w:pPr>
        <w:rPr>
          <w:i/>
          <w:iCs/>
        </w:rPr>
      </w:pPr>
      <w:r w:rsidRPr="00A876CE">
        <w:rPr>
          <w:i/>
          <w:iCs/>
        </w:rPr>
        <w:t xml:space="preserve">Bismillah </w:t>
      </w:r>
      <w:proofErr w:type="spellStart"/>
      <w:r w:rsidRPr="00A876CE">
        <w:rPr>
          <w:i/>
          <w:iCs/>
        </w:rPr>
        <w:t>mulo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disabuik</w:t>
      </w:r>
      <w:proofErr w:type="spellEnd"/>
      <w:r w:rsidRPr="00A876CE">
        <w:rPr>
          <w:i/>
          <w:iCs/>
        </w:rPr>
        <w:t xml:space="preserve">, Alhamdulillah </w:t>
      </w:r>
      <w:proofErr w:type="spellStart"/>
      <w:r w:rsidRPr="00A876CE">
        <w:rPr>
          <w:i/>
          <w:iCs/>
        </w:rPr>
        <w:t>malinang</w:t>
      </w:r>
      <w:proofErr w:type="spellEnd"/>
      <w:r w:rsidRPr="00A876CE">
        <w:rPr>
          <w:i/>
          <w:iCs/>
        </w:rPr>
        <w:t>,</w:t>
      </w:r>
      <w:r w:rsidRPr="00A876CE">
        <w:br/>
      </w:r>
      <w:r w:rsidRPr="00A876CE">
        <w:rPr>
          <w:i/>
          <w:iCs/>
        </w:rPr>
        <w:t xml:space="preserve">Jo </w:t>
      </w:r>
      <w:proofErr w:type="spellStart"/>
      <w:r w:rsidRPr="00A876CE">
        <w:rPr>
          <w:i/>
          <w:iCs/>
        </w:rPr>
        <w:t>bareh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kuniang</w:t>
      </w:r>
      <w:proofErr w:type="spellEnd"/>
      <w:r w:rsidRPr="00A876CE">
        <w:rPr>
          <w:i/>
          <w:iCs/>
        </w:rPr>
        <w:t xml:space="preserve"> kami </w:t>
      </w:r>
      <w:proofErr w:type="spellStart"/>
      <w:r w:rsidRPr="00A876CE">
        <w:rPr>
          <w:i/>
          <w:iCs/>
        </w:rPr>
        <w:t>manyambuik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Tandonyo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sajuak</w:t>
      </w:r>
      <w:proofErr w:type="spellEnd"/>
      <w:r w:rsidRPr="00A876CE">
        <w:rPr>
          <w:i/>
          <w:iCs/>
        </w:rPr>
        <w:t xml:space="preserve"> di </w:t>
      </w:r>
      <w:proofErr w:type="spellStart"/>
      <w:r w:rsidRPr="00A876CE">
        <w:rPr>
          <w:i/>
          <w:iCs/>
        </w:rPr>
        <w:t>dalam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hati</w:t>
      </w:r>
      <w:proofErr w:type="spellEnd"/>
      <w:r w:rsidRPr="00A876CE">
        <w:rPr>
          <w:i/>
          <w:iCs/>
        </w:rPr>
        <w:t>.</w:t>
      </w:r>
    </w:p>
    <w:p w14:paraId="1DBE1309" w14:textId="77777777" w:rsidR="00A876CE" w:rsidRPr="00A876CE" w:rsidRDefault="00A876CE" w:rsidP="00A876CE"/>
    <w:p w14:paraId="480D9443" w14:textId="77777777" w:rsidR="00A876CE" w:rsidRPr="00A876CE" w:rsidRDefault="00A876CE" w:rsidP="00A876CE">
      <w:r w:rsidRPr="00A876CE">
        <w:rPr>
          <w:i/>
          <w:iCs/>
        </w:rPr>
        <w:t xml:space="preserve">Lalang </w:t>
      </w:r>
      <w:proofErr w:type="spellStart"/>
      <w:r w:rsidRPr="00A876CE">
        <w:rPr>
          <w:i/>
          <w:iCs/>
        </w:rPr>
        <w:t>sahalai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tak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basuo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Sarancak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iko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urang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datang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Gamang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lah</w:t>
      </w:r>
      <w:proofErr w:type="spellEnd"/>
      <w:r w:rsidRPr="00A876CE">
        <w:rPr>
          <w:i/>
          <w:iCs/>
        </w:rPr>
        <w:t xml:space="preserve"> kami nak </w:t>
      </w:r>
      <w:proofErr w:type="spellStart"/>
      <w:r w:rsidRPr="00A876CE">
        <w:rPr>
          <w:i/>
          <w:iCs/>
        </w:rPr>
        <w:t>manyapo</w:t>
      </w:r>
      <w:proofErr w:type="spellEnd"/>
      <w:r w:rsidRPr="00A876CE">
        <w:rPr>
          <w:i/>
          <w:iCs/>
        </w:rPr>
        <w:t>.</w:t>
      </w:r>
    </w:p>
    <w:p w14:paraId="4BFDADDF" w14:textId="77777777" w:rsidR="00A876CE" w:rsidRPr="00A876CE" w:rsidRDefault="00A876CE" w:rsidP="00A876CE">
      <w:pPr>
        <w:rPr>
          <w:lang w:val="pt-PT"/>
        </w:rPr>
      </w:pPr>
      <w:proofErr w:type="spellStart"/>
      <w:r w:rsidRPr="00A876CE">
        <w:rPr>
          <w:lang w:val="pt-PT"/>
        </w:rPr>
        <w:lastRenderedPageBreak/>
        <w:t>Selamat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datang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kepada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keluarga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besar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pria</w:t>
      </w:r>
      <w:proofErr w:type="spellEnd"/>
      <w:r w:rsidRPr="00A876CE">
        <w:rPr>
          <w:lang w:val="pt-PT"/>
        </w:rPr>
        <w:t>.</w:t>
      </w:r>
    </w:p>
    <w:p w14:paraId="5E04348D" w14:textId="77777777" w:rsidR="00A876CE" w:rsidRPr="00A876CE" w:rsidRDefault="00A876CE" w:rsidP="00A876CE">
      <w:pPr>
        <w:rPr>
          <w:lang w:val="pl-PL"/>
        </w:rPr>
      </w:pPr>
      <w:r w:rsidRPr="00A876CE">
        <w:rPr>
          <w:lang w:val="pl-PL"/>
        </w:rPr>
        <w:t xml:space="preserve">Hari ini, </w:t>
      </w:r>
      <w:proofErr w:type="spellStart"/>
      <w:r w:rsidRPr="00A876CE">
        <w:rPr>
          <w:lang w:val="pl-PL"/>
        </w:rPr>
        <w:t>niat</w:t>
      </w:r>
      <w:proofErr w:type="spellEnd"/>
      <w:r w:rsidRPr="00A876CE">
        <w:rPr>
          <w:lang w:val="pl-PL"/>
        </w:rPr>
        <w:t xml:space="preserve"> suci </w:t>
      </w:r>
      <w:proofErr w:type="spellStart"/>
      <w:r w:rsidRPr="00A876CE">
        <w:rPr>
          <w:lang w:val="pl-PL"/>
        </w:rPr>
        <w:t>akan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diikat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dalam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janji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setia</w:t>
      </w:r>
      <w:proofErr w:type="spellEnd"/>
      <w:r w:rsidRPr="00A876CE">
        <w:rPr>
          <w:lang w:val="pl-PL"/>
        </w:rPr>
        <w:t xml:space="preserve">. </w:t>
      </w:r>
      <w:proofErr w:type="spellStart"/>
      <w:r w:rsidRPr="00A876CE">
        <w:rPr>
          <w:lang w:val="pl-PL"/>
        </w:rPr>
        <w:t>Sebelum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melangkah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prosesi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utama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marilah</w:t>
      </w:r>
      <w:proofErr w:type="spellEnd"/>
      <w:r w:rsidRPr="00A876CE">
        <w:rPr>
          <w:lang w:val="pl-PL"/>
        </w:rPr>
        <w:t xml:space="preserve"> kita </w:t>
      </w:r>
      <w:proofErr w:type="spellStart"/>
      <w:r w:rsidRPr="00A876CE">
        <w:rPr>
          <w:lang w:val="pl-PL"/>
        </w:rPr>
        <w:t>saksikan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penyerahan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tanda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kasih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secara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simbolis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dari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keluarga</w:t>
      </w:r>
      <w:proofErr w:type="spellEnd"/>
      <w:r w:rsidRPr="00A876CE">
        <w:rPr>
          <w:lang w:val="pl-PL"/>
        </w:rPr>
        <w:t xml:space="preserve"> </w:t>
      </w:r>
      <w:r w:rsidRPr="00A876CE">
        <w:rPr>
          <w:b/>
          <w:bCs/>
          <w:lang w:val="pl-PL"/>
        </w:rPr>
        <w:t>Agung Mustaqim</w:t>
      </w:r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kepada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keluarga</w:t>
      </w:r>
      <w:proofErr w:type="spellEnd"/>
      <w:r w:rsidRPr="00A876CE">
        <w:rPr>
          <w:lang w:val="pl-PL"/>
        </w:rPr>
        <w:t xml:space="preserve"> </w:t>
      </w:r>
      <w:r w:rsidRPr="00A876CE">
        <w:rPr>
          <w:b/>
          <w:bCs/>
          <w:lang w:val="pl-PL"/>
        </w:rPr>
        <w:t>Ulfah Ramadhani</w:t>
      </w:r>
      <w:r w:rsidRPr="00A876CE">
        <w:rPr>
          <w:lang w:val="pl-PL"/>
        </w:rPr>
        <w:t>.</w:t>
      </w:r>
    </w:p>
    <w:p w14:paraId="6260FEAE" w14:textId="77777777" w:rsidR="00A876CE" w:rsidRPr="00A876CE" w:rsidRDefault="00A876CE" w:rsidP="00A876CE">
      <w:pPr>
        <w:jc w:val="center"/>
        <w:rPr>
          <w:lang w:val="pl-PL"/>
        </w:rPr>
      </w:pPr>
      <w:r w:rsidRPr="00A876CE">
        <w:rPr>
          <w:b/>
          <w:bCs/>
          <w:lang w:val="pl-PL"/>
        </w:rPr>
        <w:t xml:space="preserve">---------- </w:t>
      </w:r>
      <w:proofErr w:type="spellStart"/>
      <w:r w:rsidRPr="00A876CE">
        <w:rPr>
          <w:b/>
          <w:bCs/>
          <w:lang w:val="pl-PL"/>
        </w:rPr>
        <w:t>Alunan</w:t>
      </w:r>
      <w:proofErr w:type="spellEnd"/>
      <w:r w:rsidRPr="00A876CE">
        <w:rPr>
          <w:b/>
          <w:bCs/>
          <w:lang w:val="pl-PL"/>
        </w:rPr>
        <w:t xml:space="preserve"> Musik ----------</w:t>
      </w:r>
    </w:p>
    <w:p w14:paraId="3E1743E9" w14:textId="77777777" w:rsidR="00A876CE" w:rsidRPr="00A876CE" w:rsidRDefault="00A876CE" w:rsidP="00A876CE">
      <w:pPr>
        <w:rPr>
          <w:lang w:val="pl-PL"/>
        </w:rPr>
      </w:pPr>
      <w:r w:rsidRPr="00A876CE">
        <w:rPr>
          <w:lang w:val="pl-PL"/>
        </w:rPr>
        <w:t xml:space="preserve">Kami </w:t>
      </w:r>
      <w:proofErr w:type="spellStart"/>
      <w:r w:rsidRPr="00A876CE">
        <w:rPr>
          <w:lang w:val="pl-PL"/>
        </w:rPr>
        <w:t>persilakan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kepada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kedua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keluarga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besar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untuk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menempati</w:t>
      </w:r>
      <w:proofErr w:type="spellEnd"/>
      <w:r w:rsidRPr="00A876CE">
        <w:rPr>
          <w:lang w:val="pl-PL"/>
        </w:rPr>
        <w:t xml:space="preserve"> kursi </w:t>
      </w:r>
      <w:proofErr w:type="spellStart"/>
      <w:r w:rsidRPr="00A876CE">
        <w:rPr>
          <w:lang w:val="pl-PL"/>
        </w:rPr>
        <w:t>yang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telah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disediakan</w:t>
      </w:r>
      <w:proofErr w:type="spellEnd"/>
      <w:r w:rsidRPr="00A876CE">
        <w:rPr>
          <w:lang w:val="pl-PL"/>
        </w:rPr>
        <w:t>.</w:t>
      </w:r>
    </w:p>
    <w:p w14:paraId="1D950E4C" w14:textId="1FECFD7D" w:rsidR="00A876CE" w:rsidRPr="00A876CE" w:rsidRDefault="00A876CE" w:rsidP="00A876CE"/>
    <w:p w14:paraId="7A524C7A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u w:val="single"/>
        </w:rPr>
      </w:pPr>
      <w:r w:rsidRPr="00A876CE">
        <w:rPr>
          <w:b/>
          <w:bCs/>
          <w:sz w:val="30"/>
          <w:szCs w:val="30"/>
          <w:u w:val="single"/>
        </w:rPr>
        <w:t>PANTUN SAMBAH MANYAMBAH</w:t>
      </w:r>
    </w:p>
    <w:p w14:paraId="424CE07A" w14:textId="77777777" w:rsidR="00A876CE" w:rsidRPr="00A876CE" w:rsidRDefault="00A876CE" w:rsidP="00A876CE">
      <w:r w:rsidRPr="00A876CE">
        <w:t xml:space="preserve">Takato ambo ka </w:t>
      </w:r>
      <w:proofErr w:type="spellStart"/>
      <w:r w:rsidRPr="00A876CE">
        <w:t>marambah</w:t>
      </w:r>
      <w:proofErr w:type="spellEnd"/>
      <w:r w:rsidRPr="00A876CE">
        <w:t xml:space="preserve"> di ladang </w:t>
      </w:r>
      <w:proofErr w:type="spellStart"/>
      <w:r w:rsidRPr="00A876CE">
        <w:t>urang</w:t>
      </w:r>
      <w:proofErr w:type="spellEnd"/>
      <w:r w:rsidRPr="00A876CE">
        <w:t xml:space="preserve"> Koto Tuo, ka </w:t>
      </w:r>
      <w:proofErr w:type="spellStart"/>
      <w:r w:rsidRPr="00A876CE">
        <w:t>kida</w:t>
      </w:r>
      <w:proofErr w:type="spellEnd"/>
      <w:r w:rsidRPr="00A876CE">
        <w:t xml:space="preserve"> </w:t>
      </w:r>
      <w:proofErr w:type="spellStart"/>
      <w:r w:rsidRPr="00A876CE">
        <w:t>jalan</w:t>
      </w:r>
      <w:proofErr w:type="spellEnd"/>
      <w:r w:rsidRPr="00A876CE">
        <w:t xml:space="preserve"> ka </w:t>
      </w:r>
      <w:proofErr w:type="spellStart"/>
      <w:r w:rsidRPr="00A876CE">
        <w:t>tapian</w:t>
      </w:r>
      <w:proofErr w:type="spellEnd"/>
      <w:r w:rsidRPr="00A876CE">
        <w:t>.</w:t>
      </w:r>
      <w:r w:rsidRPr="00A876CE">
        <w:br/>
        <w:t xml:space="preserve">Takato ambo ka </w:t>
      </w:r>
      <w:proofErr w:type="spellStart"/>
      <w:r w:rsidRPr="00A876CE">
        <w:t>manyambah</w:t>
      </w:r>
      <w:proofErr w:type="spellEnd"/>
      <w:r w:rsidRPr="00A876CE">
        <w:t xml:space="preserve">, </w:t>
      </w:r>
      <w:proofErr w:type="spellStart"/>
      <w:r w:rsidRPr="00A876CE">
        <w:t>ampunkan</w:t>
      </w:r>
      <w:proofErr w:type="spellEnd"/>
      <w:r w:rsidRPr="00A876CE">
        <w:t xml:space="preserve"> ambo </w:t>
      </w:r>
      <w:proofErr w:type="spellStart"/>
      <w:r w:rsidRPr="00A876CE">
        <w:t>dek</w:t>
      </w:r>
      <w:proofErr w:type="spellEnd"/>
      <w:r w:rsidRPr="00A876CE">
        <w:t xml:space="preserve"> nan </w:t>
      </w:r>
      <w:proofErr w:type="spellStart"/>
      <w:r w:rsidRPr="00A876CE">
        <w:t>basamo</w:t>
      </w:r>
      <w:proofErr w:type="spellEnd"/>
      <w:r w:rsidRPr="00A876CE">
        <w:t xml:space="preserve">, </w:t>
      </w:r>
      <w:proofErr w:type="spellStart"/>
      <w:r w:rsidRPr="00A876CE">
        <w:t>rila</w:t>
      </w:r>
      <w:proofErr w:type="spellEnd"/>
      <w:r w:rsidRPr="00A876CE">
        <w:t xml:space="preserve"> jo </w:t>
      </w:r>
      <w:proofErr w:type="spellStart"/>
      <w:r w:rsidRPr="00A876CE">
        <w:t>maaf</w:t>
      </w:r>
      <w:proofErr w:type="spellEnd"/>
      <w:r w:rsidRPr="00A876CE">
        <w:t xml:space="preserve"> </w:t>
      </w:r>
      <w:proofErr w:type="spellStart"/>
      <w:r w:rsidRPr="00A876CE">
        <w:t>tolong</w:t>
      </w:r>
      <w:proofErr w:type="spellEnd"/>
      <w:r w:rsidRPr="00A876CE">
        <w:t xml:space="preserve"> </w:t>
      </w:r>
      <w:proofErr w:type="spellStart"/>
      <w:r w:rsidRPr="00A876CE">
        <w:t>barikan</w:t>
      </w:r>
      <w:proofErr w:type="spellEnd"/>
      <w:r w:rsidRPr="00A876CE">
        <w:t>.</w:t>
      </w:r>
    </w:p>
    <w:p w14:paraId="1A4C816A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Talatak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karih</w:t>
      </w:r>
      <w:proofErr w:type="spellEnd"/>
      <w:r w:rsidRPr="00A876CE">
        <w:rPr>
          <w:lang w:val="pl-PL"/>
        </w:rPr>
        <w:t xml:space="preserve"> di </w:t>
      </w:r>
      <w:proofErr w:type="spellStart"/>
      <w:r w:rsidRPr="00A876CE">
        <w:rPr>
          <w:lang w:val="pl-PL"/>
        </w:rPr>
        <w:t>ateh</w:t>
      </w:r>
      <w:proofErr w:type="spellEnd"/>
      <w:r w:rsidRPr="00A876CE">
        <w:rPr>
          <w:lang w:val="pl-PL"/>
        </w:rPr>
        <w:t xml:space="preserve"> banta, banta </w:t>
      </w:r>
      <w:proofErr w:type="spellStart"/>
      <w:r w:rsidRPr="00A876CE">
        <w:rPr>
          <w:lang w:val="pl-PL"/>
        </w:rPr>
        <w:t>basusun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ampek-ampek</w:t>
      </w:r>
      <w:proofErr w:type="spellEnd"/>
      <w:r w:rsidRPr="00A876CE">
        <w:rPr>
          <w:lang w:val="pl-PL"/>
        </w:rPr>
        <w:t>.</w:t>
      </w:r>
      <w:r w:rsidRPr="00A876CE">
        <w:rPr>
          <w:lang w:val="pl-PL"/>
        </w:rPr>
        <w:br/>
      </w:r>
      <w:proofErr w:type="spellStart"/>
      <w:r w:rsidRPr="00A876CE">
        <w:rPr>
          <w:lang w:val="pl-PL"/>
        </w:rPr>
        <w:t>Ambo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tagak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sambia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manyambah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wuik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bathin</w:t>
      </w:r>
      <w:proofErr w:type="spellEnd"/>
      <w:r w:rsidRPr="00A876CE">
        <w:rPr>
          <w:lang w:val="pl-PL"/>
        </w:rPr>
        <w:t xml:space="preserve"> ka </w:t>
      </w:r>
      <w:proofErr w:type="spellStart"/>
      <w:r w:rsidRPr="00A876CE">
        <w:rPr>
          <w:lang w:val="pl-PL"/>
        </w:rPr>
        <w:t>nan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rapek</w:t>
      </w:r>
      <w:proofErr w:type="spellEnd"/>
      <w:r w:rsidRPr="00A876CE">
        <w:rPr>
          <w:lang w:val="pl-PL"/>
        </w:rPr>
        <w:t>.</w:t>
      </w:r>
    </w:p>
    <w:p w14:paraId="040D71DD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Indak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basibak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basisiak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indak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bahinggo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babateh</w:t>
      </w:r>
      <w:proofErr w:type="spellEnd"/>
      <w:r w:rsidRPr="00A876CE">
        <w:rPr>
          <w:lang w:val="pl-PL"/>
        </w:rPr>
        <w:t>.</w:t>
      </w:r>
      <w:r w:rsidRPr="00A876CE">
        <w:rPr>
          <w:lang w:val="pl-PL"/>
        </w:rPr>
        <w:br/>
      </w:r>
      <w:proofErr w:type="spellStart"/>
      <w:r w:rsidRPr="00A876CE">
        <w:rPr>
          <w:lang w:val="pl-PL"/>
        </w:rPr>
        <w:t>Manolah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niniak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mamak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alim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ulama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cadiak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pandai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suluh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bendang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dalam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nagari</w:t>
      </w:r>
      <w:proofErr w:type="spellEnd"/>
      <w:r w:rsidRPr="00A876CE">
        <w:rPr>
          <w:lang w:val="pl-PL"/>
        </w:rPr>
        <w:t>.</w:t>
      </w:r>
    </w:p>
    <w:p w14:paraId="12D5E129" w14:textId="77777777" w:rsidR="00A876CE" w:rsidRPr="00A876CE" w:rsidRDefault="00A876CE" w:rsidP="00A876CE">
      <w:pPr>
        <w:rPr>
          <w:lang w:val="pl-PL"/>
        </w:rPr>
      </w:pPr>
      <w:r w:rsidRPr="00A876CE">
        <w:rPr>
          <w:lang w:val="pl-PL"/>
        </w:rPr>
        <w:t xml:space="preserve">Bundo </w:t>
      </w:r>
      <w:proofErr w:type="spellStart"/>
      <w:r w:rsidRPr="00A876CE">
        <w:rPr>
          <w:lang w:val="pl-PL"/>
        </w:rPr>
        <w:t>kanduang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limpapeh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rumah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nan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gadang</w:t>
      </w:r>
      <w:proofErr w:type="spellEnd"/>
      <w:r w:rsidRPr="00A876CE">
        <w:rPr>
          <w:lang w:val="pl-PL"/>
        </w:rPr>
        <w:t>.</w:t>
      </w:r>
      <w:r w:rsidRPr="00A876CE">
        <w:rPr>
          <w:lang w:val="pl-PL"/>
        </w:rPr>
        <w:br/>
        <w:t xml:space="preserve">Ka pai </w:t>
      </w:r>
      <w:proofErr w:type="spellStart"/>
      <w:r w:rsidRPr="00A876CE">
        <w:rPr>
          <w:lang w:val="pl-PL"/>
        </w:rPr>
        <w:t>tampek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batanyo</w:t>
      </w:r>
      <w:proofErr w:type="spellEnd"/>
      <w:r w:rsidRPr="00A876CE">
        <w:rPr>
          <w:lang w:val="pl-PL"/>
        </w:rPr>
        <w:t xml:space="preserve">, ka </w:t>
      </w:r>
      <w:proofErr w:type="spellStart"/>
      <w:r w:rsidRPr="00A876CE">
        <w:rPr>
          <w:lang w:val="pl-PL"/>
        </w:rPr>
        <w:t>pulang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tampek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babarito</w:t>
      </w:r>
      <w:proofErr w:type="spellEnd"/>
      <w:r w:rsidRPr="00A876CE">
        <w:rPr>
          <w:lang w:val="pl-PL"/>
        </w:rPr>
        <w:t>.</w:t>
      </w:r>
    </w:p>
    <w:p w14:paraId="322BAC60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Sairiang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balam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barabah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barabah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lalu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balam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mandi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pucuak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cimpago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urang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patahkan</w:t>
      </w:r>
      <w:proofErr w:type="spellEnd"/>
      <w:r w:rsidRPr="00A876CE">
        <w:rPr>
          <w:lang w:val="pl-PL"/>
        </w:rPr>
        <w:t>.</w:t>
      </w:r>
      <w:r w:rsidRPr="00A876CE">
        <w:rPr>
          <w:lang w:val="pl-PL"/>
        </w:rPr>
        <w:br/>
      </w:r>
      <w:proofErr w:type="spellStart"/>
      <w:r w:rsidRPr="00A876CE">
        <w:rPr>
          <w:lang w:val="pl-PL"/>
        </w:rPr>
        <w:t>Sairiang</w:t>
      </w:r>
      <w:proofErr w:type="spellEnd"/>
      <w:r w:rsidRPr="00A876CE">
        <w:rPr>
          <w:lang w:val="pl-PL"/>
        </w:rPr>
        <w:t xml:space="preserve"> salam </w:t>
      </w:r>
      <w:proofErr w:type="spellStart"/>
      <w:r w:rsidRPr="00A876CE">
        <w:rPr>
          <w:lang w:val="pl-PL"/>
        </w:rPr>
        <w:t>nan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sambah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sambah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lalu</w:t>
      </w:r>
      <w:proofErr w:type="spellEnd"/>
      <w:r w:rsidRPr="00A876CE">
        <w:rPr>
          <w:lang w:val="pl-PL"/>
        </w:rPr>
        <w:t xml:space="preserve"> salam </w:t>
      </w:r>
      <w:proofErr w:type="spellStart"/>
      <w:r w:rsidRPr="00A876CE">
        <w:rPr>
          <w:lang w:val="pl-PL"/>
        </w:rPr>
        <w:t>kumbali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ampun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rila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kami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pintokan</w:t>
      </w:r>
      <w:proofErr w:type="spellEnd"/>
      <w:r w:rsidRPr="00A876CE">
        <w:rPr>
          <w:lang w:val="pl-PL"/>
        </w:rPr>
        <w:t>.</w:t>
      </w:r>
    </w:p>
    <w:p w14:paraId="5080A77B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Sambah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taunjuak</w:t>
      </w:r>
      <w:proofErr w:type="spellEnd"/>
      <w:r w:rsidRPr="00A876CE">
        <w:rPr>
          <w:lang w:val="pl-PL"/>
        </w:rPr>
        <w:t xml:space="preserve"> ka </w:t>
      </w:r>
      <w:proofErr w:type="spellStart"/>
      <w:r w:rsidRPr="00A876CE">
        <w:rPr>
          <w:lang w:val="pl-PL"/>
        </w:rPr>
        <w:t>undangan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sambah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tatunggang</w:t>
      </w:r>
      <w:proofErr w:type="spellEnd"/>
      <w:r w:rsidRPr="00A876CE">
        <w:rPr>
          <w:lang w:val="pl-PL"/>
        </w:rPr>
        <w:t xml:space="preserve"> ka </w:t>
      </w:r>
      <w:proofErr w:type="spellStart"/>
      <w:r w:rsidRPr="00A876CE">
        <w:rPr>
          <w:lang w:val="pl-PL"/>
        </w:rPr>
        <w:t>nan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baanjuangan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sarato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jo</w:t>
      </w:r>
      <w:proofErr w:type="spellEnd"/>
      <w:r w:rsidRPr="00A876CE">
        <w:rPr>
          <w:lang w:val="pl-PL"/>
        </w:rPr>
        <w:t xml:space="preserve"> salam </w:t>
      </w:r>
      <w:proofErr w:type="spellStart"/>
      <w:r w:rsidRPr="00A876CE">
        <w:rPr>
          <w:lang w:val="pl-PL"/>
        </w:rPr>
        <w:t>kaislaman</w:t>
      </w:r>
      <w:proofErr w:type="spellEnd"/>
      <w:r w:rsidRPr="00A876CE">
        <w:rPr>
          <w:lang w:val="pl-PL"/>
        </w:rPr>
        <w:t>.</w:t>
      </w:r>
    </w:p>
    <w:p w14:paraId="72A5F3E5" w14:textId="61C5673F" w:rsidR="00A876CE" w:rsidRPr="00A876CE" w:rsidRDefault="00A876CE" w:rsidP="00A876CE"/>
    <w:p w14:paraId="638A8CB4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u w:val="single"/>
        </w:rPr>
      </w:pPr>
      <w:r w:rsidRPr="00A876CE">
        <w:rPr>
          <w:b/>
          <w:bCs/>
          <w:sz w:val="30"/>
          <w:szCs w:val="30"/>
          <w:u w:val="single"/>
        </w:rPr>
        <w:t>SALAM PEMBUKA</w:t>
      </w:r>
    </w:p>
    <w:p w14:paraId="5544C09D" w14:textId="77777777" w:rsidR="00A876CE" w:rsidRPr="00A876CE" w:rsidRDefault="00A876CE" w:rsidP="00A876CE">
      <w:proofErr w:type="spellStart"/>
      <w:r w:rsidRPr="00A876CE">
        <w:t>Assalamu'alaikum</w:t>
      </w:r>
      <w:proofErr w:type="spellEnd"/>
      <w:r w:rsidRPr="00A876CE">
        <w:t xml:space="preserve"> </w:t>
      </w:r>
      <w:proofErr w:type="spellStart"/>
      <w:r w:rsidRPr="00A876CE">
        <w:t>warahmatullahi</w:t>
      </w:r>
      <w:proofErr w:type="spellEnd"/>
      <w:r w:rsidRPr="00A876CE">
        <w:t xml:space="preserve"> </w:t>
      </w:r>
      <w:proofErr w:type="spellStart"/>
      <w:r w:rsidRPr="00A876CE">
        <w:t>wabarakatuh</w:t>
      </w:r>
      <w:proofErr w:type="spellEnd"/>
      <w:r w:rsidRPr="00A876CE">
        <w:t>.</w:t>
      </w:r>
    </w:p>
    <w:p w14:paraId="499E1E1A" w14:textId="77777777" w:rsidR="00A876CE" w:rsidRPr="00A876CE" w:rsidRDefault="00A876CE" w:rsidP="00A876CE">
      <w:proofErr w:type="spellStart"/>
      <w:r w:rsidRPr="00A876CE">
        <w:t>Alhamdulillahi</w:t>
      </w:r>
      <w:proofErr w:type="spellEnd"/>
      <w:r w:rsidRPr="00A876CE">
        <w:t xml:space="preserve"> </w:t>
      </w:r>
      <w:proofErr w:type="spellStart"/>
      <w:r w:rsidRPr="00A876CE">
        <w:t>Rabbil</w:t>
      </w:r>
      <w:proofErr w:type="spellEnd"/>
      <w:r w:rsidRPr="00A876CE">
        <w:t xml:space="preserve"> 'Alamin. </w:t>
      </w:r>
      <w:proofErr w:type="spellStart"/>
      <w:r w:rsidRPr="00A876CE">
        <w:t>Washshalatu</w:t>
      </w:r>
      <w:proofErr w:type="spellEnd"/>
      <w:r w:rsidRPr="00A876CE">
        <w:t xml:space="preserve"> </w:t>
      </w:r>
      <w:proofErr w:type="spellStart"/>
      <w:r w:rsidRPr="00A876CE">
        <w:t>wassalamu</w:t>
      </w:r>
      <w:proofErr w:type="spellEnd"/>
      <w:r w:rsidRPr="00A876CE">
        <w:t xml:space="preserve"> 'ala </w:t>
      </w:r>
      <w:proofErr w:type="spellStart"/>
      <w:r w:rsidRPr="00A876CE">
        <w:t>asyrafil</w:t>
      </w:r>
      <w:proofErr w:type="spellEnd"/>
      <w:r w:rsidRPr="00A876CE">
        <w:t xml:space="preserve"> </w:t>
      </w:r>
      <w:proofErr w:type="spellStart"/>
      <w:r w:rsidRPr="00A876CE">
        <w:t>anbiya'i</w:t>
      </w:r>
      <w:proofErr w:type="spellEnd"/>
      <w:r w:rsidRPr="00A876CE">
        <w:t xml:space="preserve"> </w:t>
      </w:r>
      <w:proofErr w:type="spellStart"/>
      <w:r w:rsidRPr="00A876CE">
        <w:t>wal</w:t>
      </w:r>
      <w:proofErr w:type="spellEnd"/>
      <w:r w:rsidRPr="00A876CE">
        <w:t xml:space="preserve"> </w:t>
      </w:r>
      <w:proofErr w:type="spellStart"/>
      <w:r w:rsidRPr="00A876CE">
        <w:t>mursalin</w:t>
      </w:r>
      <w:proofErr w:type="spellEnd"/>
      <w:r w:rsidRPr="00A876CE">
        <w:t xml:space="preserve">, </w:t>
      </w:r>
      <w:proofErr w:type="spellStart"/>
      <w:r w:rsidRPr="00A876CE">
        <w:t>wa</w:t>
      </w:r>
      <w:proofErr w:type="spellEnd"/>
      <w:r w:rsidRPr="00A876CE">
        <w:t xml:space="preserve"> 'ala </w:t>
      </w:r>
      <w:proofErr w:type="spellStart"/>
      <w:r w:rsidRPr="00A876CE">
        <w:t>alihi</w:t>
      </w:r>
      <w:proofErr w:type="spellEnd"/>
      <w:r w:rsidRPr="00A876CE">
        <w:t xml:space="preserve"> </w:t>
      </w:r>
      <w:proofErr w:type="spellStart"/>
      <w:r w:rsidRPr="00A876CE">
        <w:t>wa</w:t>
      </w:r>
      <w:proofErr w:type="spellEnd"/>
      <w:r w:rsidRPr="00A876CE">
        <w:t xml:space="preserve"> </w:t>
      </w:r>
      <w:proofErr w:type="spellStart"/>
      <w:r w:rsidRPr="00A876CE">
        <w:t>ashhabihi</w:t>
      </w:r>
      <w:proofErr w:type="spellEnd"/>
      <w:r w:rsidRPr="00A876CE">
        <w:t xml:space="preserve"> </w:t>
      </w:r>
      <w:proofErr w:type="spellStart"/>
      <w:r w:rsidRPr="00A876CE">
        <w:t>ajma'in</w:t>
      </w:r>
      <w:proofErr w:type="spellEnd"/>
      <w:r w:rsidRPr="00A876CE">
        <w:t>.</w:t>
      </w:r>
    </w:p>
    <w:p w14:paraId="1B68F0B1" w14:textId="3A8E9801" w:rsidR="00A876CE" w:rsidRPr="00A876CE" w:rsidRDefault="00A876CE" w:rsidP="00A876CE"/>
    <w:p w14:paraId="51F5A7D5" w14:textId="6D16B69F" w:rsidR="00A876CE" w:rsidRDefault="00A876CE" w:rsidP="00A876CE"/>
    <w:p w14:paraId="5D7F9A68" w14:textId="77777777" w:rsidR="00A876CE" w:rsidRPr="00A876CE" w:rsidRDefault="00A876CE" w:rsidP="00A876CE"/>
    <w:p w14:paraId="58346ECB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rPrChange w:id="0" w:author="Agung Mustaqim" w:date="2026-07-01T19:28:00Z" w16du:dateUtc="2026-07-01T12:28:00Z">
            <w:rPr>
              <w:b/>
              <w:bCs/>
            </w:rPr>
          </w:rPrChange>
        </w:rPr>
        <w:pPrChange w:id="1" w:author="Agung Mustaqim" w:date="2026-07-01T19:28:00Z" w16du:dateUtc="2026-07-01T12:28:00Z">
          <w:pPr/>
        </w:pPrChange>
      </w:pPr>
      <w:r w:rsidRPr="00A876CE">
        <w:rPr>
          <w:b/>
          <w:bCs/>
          <w:sz w:val="30"/>
          <w:szCs w:val="30"/>
          <w:rPrChange w:id="2" w:author="Agung Mustaqim" w:date="2026-07-01T19:28:00Z" w16du:dateUtc="2026-07-01T12:28:00Z">
            <w:rPr>
              <w:b/>
              <w:bCs/>
            </w:rPr>
          </w:rPrChange>
        </w:rPr>
        <w:lastRenderedPageBreak/>
        <w:t>MUQADDIMAH</w:t>
      </w:r>
    </w:p>
    <w:p w14:paraId="6E8B4878" w14:textId="77777777" w:rsidR="00A876CE" w:rsidRPr="00A876CE" w:rsidRDefault="00A876CE" w:rsidP="00A876CE">
      <w:proofErr w:type="spellStart"/>
      <w:r w:rsidRPr="00A876CE">
        <w:rPr>
          <w:b/>
          <w:bCs/>
        </w:rPr>
        <w:t>Alhamdulillahil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qaa'il</w:t>
      </w:r>
      <w:proofErr w:type="spellEnd"/>
      <w:r w:rsidRPr="00A876CE">
        <w:rPr>
          <w:b/>
          <w:bCs/>
        </w:rPr>
        <w:t>...</w:t>
      </w:r>
    </w:p>
    <w:p w14:paraId="706824EB" w14:textId="77777777" w:rsidR="00A876CE" w:rsidRPr="00A876CE" w:rsidRDefault="00A876CE" w:rsidP="00A876CE">
      <w:r w:rsidRPr="00A876CE">
        <w:rPr>
          <w:i/>
          <w:iCs/>
        </w:rPr>
        <w:t>(</w:t>
      </w:r>
      <w:proofErr w:type="spellStart"/>
      <w:r w:rsidRPr="00A876CE">
        <w:rPr>
          <w:i/>
          <w:iCs/>
        </w:rPr>
        <w:t>Dilanjutkan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dengan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muqaddimah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sesuai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kebiasaan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pembawa</w:t>
      </w:r>
      <w:proofErr w:type="spellEnd"/>
      <w:r w:rsidRPr="00A876CE">
        <w:rPr>
          <w:i/>
          <w:iCs/>
        </w:rPr>
        <w:t xml:space="preserve"> acara.)</w:t>
      </w:r>
    </w:p>
    <w:p w14:paraId="665D38FD" w14:textId="77777777" w:rsidR="00A876CE" w:rsidRPr="00A876CE" w:rsidRDefault="00A876CE" w:rsidP="00A876CE">
      <w:r w:rsidRPr="00A876CE">
        <w:t xml:space="preserve">Puji </w:t>
      </w:r>
      <w:proofErr w:type="spellStart"/>
      <w:r w:rsidRPr="00A876CE">
        <w:t>syukur</w:t>
      </w:r>
      <w:proofErr w:type="spellEnd"/>
      <w:r w:rsidRPr="00A876CE">
        <w:t xml:space="preserve"> </w:t>
      </w:r>
      <w:proofErr w:type="spellStart"/>
      <w:r w:rsidRPr="00A876CE">
        <w:t>ke</w:t>
      </w:r>
      <w:proofErr w:type="spellEnd"/>
      <w:r w:rsidRPr="00A876CE">
        <w:t xml:space="preserve"> </w:t>
      </w:r>
      <w:proofErr w:type="spellStart"/>
      <w:r w:rsidRPr="00A876CE">
        <w:t>hadirat</w:t>
      </w:r>
      <w:proofErr w:type="spellEnd"/>
      <w:r w:rsidRPr="00A876CE">
        <w:t xml:space="preserve"> Allah SWT </w:t>
      </w:r>
      <w:proofErr w:type="spellStart"/>
      <w:r w:rsidRPr="00A876CE">
        <w:t>atas</w:t>
      </w:r>
      <w:proofErr w:type="spellEnd"/>
      <w:r w:rsidRPr="00A876CE">
        <w:t xml:space="preserve"> </w:t>
      </w:r>
      <w:proofErr w:type="spellStart"/>
      <w:r w:rsidRPr="00A876CE">
        <w:t>limpahan</w:t>
      </w:r>
      <w:proofErr w:type="spellEnd"/>
      <w:r w:rsidRPr="00A876CE">
        <w:t xml:space="preserve"> </w:t>
      </w:r>
      <w:proofErr w:type="spellStart"/>
      <w:r w:rsidRPr="00A876CE">
        <w:t>rahmat</w:t>
      </w:r>
      <w:proofErr w:type="spellEnd"/>
      <w:r w:rsidRPr="00A876CE">
        <w:t xml:space="preserve">, </w:t>
      </w:r>
      <w:proofErr w:type="spellStart"/>
      <w:r w:rsidRPr="00A876CE">
        <w:t>nikmat</w:t>
      </w:r>
      <w:proofErr w:type="spellEnd"/>
      <w:r w:rsidRPr="00A876CE">
        <w:t xml:space="preserve">, dan </w:t>
      </w:r>
      <w:proofErr w:type="spellStart"/>
      <w:r w:rsidRPr="00A876CE">
        <w:t>karunia</w:t>
      </w:r>
      <w:proofErr w:type="spellEnd"/>
      <w:r w:rsidRPr="00A876CE">
        <w:t xml:space="preserve">-Nya </w:t>
      </w:r>
      <w:proofErr w:type="spellStart"/>
      <w:r w:rsidRPr="00A876CE">
        <w:t>sehingga</w:t>
      </w:r>
      <w:proofErr w:type="spellEnd"/>
      <w:r w:rsidRPr="00A876CE">
        <w:t xml:space="preserve">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</w:t>
      </w:r>
      <w:proofErr w:type="spellStart"/>
      <w:r w:rsidRPr="00A876CE">
        <w:t>dapat</w:t>
      </w:r>
      <w:proofErr w:type="spellEnd"/>
      <w:r w:rsidRPr="00A876CE">
        <w:t xml:space="preserve"> </w:t>
      </w:r>
      <w:proofErr w:type="spellStart"/>
      <w:r w:rsidRPr="00A876CE">
        <w:t>berkumpul</w:t>
      </w:r>
      <w:proofErr w:type="spellEnd"/>
      <w:r w:rsidRPr="00A876CE">
        <w:t xml:space="preserve"> </w:t>
      </w:r>
      <w:proofErr w:type="spellStart"/>
      <w:r w:rsidRPr="00A876CE">
        <w:t>dalam</w:t>
      </w:r>
      <w:proofErr w:type="spellEnd"/>
      <w:r w:rsidRPr="00A876CE">
        <w:t xml:space="preserve"> </w:t>
      </w:r>
      <w:proofErr w:type="spellStart"/>
      <w:r w:rsidRPr="00A876CE">
        <w:t>keadaan</w:t>
      </w:r>
      <w:proofErr w:type="spellEnd"/>
      <w:r w:rsidRPr="00A876CE">
        <w:t xml:space="preserve"> </w:t>
      </w:r>
      <w:proofErr w:type="spellStart"/>
      <w:r w:rsidRPr="00A876CE">
        <w:t>sehat</w:t>
      </w:r>
      <w:proofErr w:type="spellEnd"/>
      <w:r w:rsidRPr="00A876CE">
        <w:t xml:space="preserve"> </w:t>
      </w:r>
      <w:proofErr w:type="spellStart"/>
      <w:r w:rsidRPr="00A876CE">
        <w:t>untuk</w:t>
      </w:r>
      <w:proofErr w:type="spellEnd"/>
      <w:r w:rsidRPr="00A876CE">
        <w:t xml:space="preserve"> </w:t>
      </w:r>
      <w:proofErr w:type="spellStart"/>
      <w:r w:rsidRPr="00A876CE">
        <w:t>menyaksikan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nikah.</w:t>
      </w:r>
    </w:p>
    <w:p w14:paraId="21603839" w14:textId="77777777" w:rsidR="00A876CE" w:rsidRPr="00A876CE" w:rsidRDefault="00A876CE" w:rsidP="00A876CE">
      <w:proofErr w:type="spellStart"/>
      <w:r w:rsidRPr="00A876CE">
        <w:t>Shalawat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salam</w:t>
      </w:r>
      <w:proofErr w:type="spellEnd"/>
      <w:r w:rsidRPr="00A876CE">
        <w:t xml:space="preserve"> </w:t>
      </w:r>
      <w:proofErr w:type="spellStart"/>
      <w:r w:rsidRPr="00A876CE">
        <w:t>semoga</w:t>
      </w:r>
      <w:proofErr w:type="spellEnd"/>
      <w:r w:rsidRPr="00A876CE">
        <w:t xml:space="preserve"> </w:t>
      </w:r>
      <w:proofErr w:type="spellStart"/>
      <w:r w:rsidRPr="00A876CE">
        <w:t>senantiasa</w:t>
      </w:r>
      <w:proofErr w:type="spellEnd"/>
      <w:r w:rsidRPr="00A876CE">
        <w:t xml:space="preserve"> </w:t>
      </w:r>
      <w:proofErr w:type="spellStart"/>
      <w:r w:rsidRPr="00A876CE">
        <w:t>tercurah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junjungan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Nabi Muhammad SAW </w:t>
      </w:r>
      <w:proofErr w:type="spellStart"/>
      <w:r w:rsidRPr="00A876CE">
        <w:t>beserta</w:t>
      </w:r>
      <w:proofErr w:type="spellEnd"/>
      <w:r w:rsidRPr="00A876CE">
        <w:t xml:space="preserve"> </w:t>
      </w:r>
      <w:proofErr w:type="spellStart"/>
      <w:r w:rsidRPr="00A876CE">
        <w:t>keluarga</w:t>
      </w:r>
      <w:proofErr w:type="spellEnd"/>
      <w:r w:rsidRPr="00A876CE">
        <w:t xml:space="preserve">, </w:t>
      </w:r>
      <w:proofErr w:type="spellStart"/>
      <w:r w:rsidRPr="00A876CE">
        <w:t>sahabat</w:t>
      </w:r>
      <w:proofErr w:type="spellEnd"/>
      <w:r w:rsidRPr="00A876CE">
        <w:t xml:space="preserve">, dan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pengikut</w:t>
      </w:r>
      <w:proofErr w:type="spellEnd"/>
      <w:r w:rsidRPr="00A876CE">
        <w:t xml:space="preserve"> </w:t>
      </w:r>
      <w:proofErr w:type="spellStart"/>
      <w:r w:rsidRPr="00A876CE">
        <w:t>beliau</w:t>
      </w:r>
      <w:proofErr w:type="spellEnd"/>
      <w:r w:rsidRPr="00A876CE">
        <w:t xml:space="preserve"> </w:t>
      </w:r>
      <w:proofErr w:type="spellStart"/>
      <w:r w:rsidRPr="00A876CE">
        <w:t>hingga</w:t>
      </w:r>
      <w:proofErr w:type="spellEnd"/>
      <w:r w:rsidRPr="00A876CE">
        <w:t xml:space="preserve"> </w:t>
      </w:r>
      <w:proofErr w:type="spellStart"/>
      <w:r w:rsidRPr="00A876CE">
        <w:t>akhir</w:t>
      </w:r>
      <w:proofErr w:type="spellEnd"/>
      <w:r w:rsidRPr="00A876CE">
        <w:t xml:space="preserve"> zaman.</w:t>
      </w:r>
    </w:p>
    <w:p w14:paraId="0359B548" w14:textId="49703867" w:rsidR="00A876CE" w:rsidRPr="00A876CE" w:rsidRDefault="00A876CE" w:rsidP="00A876CE">
      <w:del w:id="3" w:author="Agung Mustaqim" w:date="2026-07-01T19:29:00Z" w16du:dateUtc="2026-07-01T12:29:00Z">
        <w:r w:rsidRPr="00A876CE" w:rsidDel="00A876CE">
          <w:pict w14:anchorId="58D0D530">
            <v:rect id="_x0000_i1114" style="width:0;height:1.5pt" o:hralign="center" o:hrstd="t" o:hr="t" fillcolor="#a0a0a0" stroked="f"/>
          </w:pict>
        </w:r>
      </w:del>
    </w:p>
    <w:p w14:paraId="238C4514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lang w:val="pl-PL"/>
          <w:rPrChange w:id="4" w:author="Agung Mustaqim" w:date="2026-07-01T19:29:00Z" w16du:dateUtc="2026-07-01T12:29:00Z">
            <w:rPr>
              <w:b/>
              <w:bCs/>
              <w:lang w:val="pl-PL"/>
            </w:rPr>
          </w:rPrChange>
        </w:rPr>
        <w:pPrChange w:id="5" w:author="Agung Mustaqim" w:date="2026-07-01T19:29:00Z" w16du:dateUtc="2026-07-01T12:29:00Z">
          <w:pPr/>
        </w:pPrChange>
      </w:pPr>
      <w:r w:rsidRPr="00A876CE">
        <w:rPr>
          <w:b/>
          <w:bCs/>
          <w:sz w:val="30"/>
          <w:szCs w:val="30"/>
          <w:lang w:val="pl-PL"/>
          <w:rPrChange w:id="6" w:author="Agung Mustaqim" w:date="2026-07-01T19:29:00Z" w16du:dateUtc="2026-07-01T12:29:00Z">
            <w:rPr>
              <w:b/>
              <w:bCs/>
              <w:lang w:val="pl-PL"/>
            </w:rPr>
          </w:rPrChange>
        </w:rPr>
        <w:t>KATA PENGHORMATAN</w:t>
      </w:r>
    </w:p>
    <w:p w14:paraId="5742D366" w14:textId="77777777" w:rsidR="00A876CE" w:rsidRPr="00A876CE" w:rsidRDefault="00A876CE" w:rsidP="00A876CE">
      <w:pPr>
        <w:rPr>
          <w:lang w:val="pl-PL"/>
        </w:rPr>
      </w:pPr>
      <w:r w:rsidRPr="00A876CE">
        <w:rPr>
          <w:lang w:val="pl-PL"/>
        </w:rPr>
        <w:t xml:space="preserve">Yang </w:t>
      </w:r>
      <w:proofErr w:type="spellStart"/>
      <w:r w:rsidRPr="00A876CE">
        <w:rPr>
          <w:lang w:val="pl-PL"/>
        </w:rPr>
        <w:t>kami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hormati</w:t>
      </w:r>
      <w:proofErr w:type="spellEnd"/>
      <w:r w:rsidRPr="00A876CE">
        <w:rPr>
          <w:lang w:val="pl-PL"/>
        </w:rPr>
        <w:t>:</w:t>
      </w:r>
    </w:p>
    <w:p w14:paraId="39B4E6AB" w14:textId="77777777" w:rsidR="00A876CE" w:rsidRPr="00A876CE" w:rsidRDefault="00A876CE" w:rsidP="00A876CE">
      <w:pPr>
        <w:numPr>
          <w:ilvl w:val="0"/>
          <w:numId w:val="2"/>
        </w:numPr>
        <w:rPr>
          <w:lang w:val="pl-PL"/>
        </w:rPr>
      </w:pPr>
      <w:proofErr w:type="spellStart"/>
      <w:r w:rsidRPr="00A876CE">
        <w:rPr>
          <w:lang w:val="pl-PL"/>
        </w:rPr>
        <w:t>Bapak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b/>
          <w:bCs/>
          <w:lang w:val="pl-PL"/>
        </w:rPr>
        <w:t>Khairul</w:t>
      </w:r>
      <w:proofErr w:type="spellEnd"/>
      <w:r w:rsidRPr="00A876CE">
        <w:rPr>
          <w:b/>
          <w:bCs/>
          <w:lang w:val="pl-PL"/>
        </w:rPr>
        <w:t>, S.H.I., M.H.</w:t>
      </w:r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selaku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Penghulu</w:t>
      </w:r>
      <w:proofErr w:type="spellEnd"/>
      <w:r w:rsidRPr="00A876CE">
        <w:rPr>
          <w:lang w:val="pl-PL"/>
        </w:rPr>
        <w:t xml:space="preserve"> KUA </w:t>
      </w:r>
      <w:proofErr w:type="spellStart"/>
      <w:r w:rsidRPr="00A876CE">
        <w:rPr>
          <w:lang w:val="pl-PL"/>
        </w:rPr>
        <w:t>Kecamatan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Ampek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Angkek</w:t>
      </w:r>
      <w:proofErr w:type="spellEnd"/>
      <w:r w:rsidRPr="00A876CE">
        <w:rPr>
          <w:lang w:val="pl-PL"/>
        </w:rPr>
        <w:t>.</w:t>
      </w:r>
    </w:p>
    <w:p w14:paraId="6C01F633" w14:textId="77777777" w:rsidR="00A876CE" w:rsidRPr="00A876CE" w:rsidRDefault="00A876CE" w:rsidP="00A876CE">
      <w:pPr>
        <w:numPr>
          <w:ilvl w:val="0"/>
          <w:numId w:val="2"/>
        </w:numPr>
      </w:pPr>
      <w:r w:rsidRPr="00A876CE">
        <w:t xml:space="preserve">Saksi nikah </w:t>
      </w:r>
      <w:proofErr w:type="spellStart"/>
      <w:r w:rsidRPr="00A876CE">
        <w:t>dari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pria</w:t>
      </w:r>
      <w:proofErr w:type="spellEnd"/>
      <w:r w:rsidRPr="00A876CE">
        <w:t>, Bapak ....................................</w:t>
      </w:r>
    </w:p>
    <w:p w14:paraId="224EF8B1" w14:textId="77777777" w:rsidR="00A876CE" w:rsidRPr="00A876CE" w:rsidRDefault="00A876CE" w:rsidP="00A876CE">
      <w:pPr>
        <w:numPr>
          <w:ilvl w:val="0"/>
          <w:numId w:val="2"/>
        </w:numPr>
        <w:rPr>
          <w:lang w:val="pl-PL"/>
        </w:rPr>
      </w:pPr>
      <w:proofErr w:type="spellStart"/>
      <w:r w:rsidRPr="00A876CE">
        <w:rPr>
          <w:lang w:val="pl-PL"/>
        </w:rPr>
        <w:t>Saksi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nikah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dari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mempelai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wanita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Bapak</w:t>
      </w:r>
      <w:proofErr w:type="spellEnd"/>
      <w:r w:rsidRPr="00A876CE">
        <w:rPr>
          <w:lang w:val="pl-PL"/>
        </w:rPr>
        <w:t xml:space="preserve"> ....................................</w:t>
      </w:r>
    </w:p>
    <w:p w14:paraId="4AA76302" w14:textId="77777777" w:rsidR="00A876CE" w:rsidRPr="00A876CE" w:rsidRDefault="00A876CE" w:rsidP="00A876CE">
      <w:pPr>
        <w:numPr>
          <w:ilvl w:val="0"/>
          <w:numId w:val="2"/>
        </w:numPr>
      </w:pPr>
      <w:proofErr w:type="spellStart"/>
      <w:r w:rsidRPr="00A876CE">
        <w:t>Keluarga</w:t>
      </w:r>
      <w:proofErr w:type="spellEnd"/>
      <w:r w:rsidRPr="00A876CE">
        <w:t xml:space="preserve"> </w:t>
      </w:r>
      <w:proofErr w:type="spellStart"/>
      <w:r w:rsidRPr="00A876CE">
        <w:t>besar</w:t>
      </w:r>
      <w:proofErr w:type="spellEnd"/>
      <w:r w:rsidRPr="00A876CE">
        <w:t xml:space="preserve"> </w:t>
      </w:r>
      <w:r w:rsidRPr="00A876CE">
        <w:rPr>
          <w:b/>
          <w:bCs/>
        </w:rPr>
        <w:t>Agung Mustaqim</w:t>
      </w:r>
      <w:r w:rsidRPr="00A876CE">
        <w:t xml:space="preserve"> dan </w:t>
      </w:r>
      <w:r w:rsidRPr="00A876CE">
        <w:rPr>
          <w:b/>
          <w:bCs/>
        </w:rPr>
        <w:t>Ulfah Ramadhani</w:t>
      </w:r>
      <w:r w:rsidRPr="00A876CE">
        <w:t>.</w:t>
      </w:r>
    </w:p>
    <w:p w14:paraId="128E3339" w14:textId="77777777" w:rsidR="00A876CE" w:rsidRPr="00A876CE" w:rsidRDefault="00A876CE" w:rsidP="00A876CE">
      <w:pPr>
        <w:numPr>
          <w:ilvl w:val="0"/>
          <w:numId w:val="2"/>
        </w:numPr>
      </w:pPr>
      <w:proofErr w:type="spellStart"/>
      <w:r w:rsidRPr="00A876CE">
        <w:t>Niniak</w:t>
      </w:r>
      <w:proofErr w:type="spellEnd"/>
      <w:r w:rsidRPr="00A876CE">
        <w:t xml:space="preserve"> mamak nan </w:t>
      </w:r>
      <w:proofErr w:type="spellStart"/>
      <w:r w:rsidRPr="00A876CE">
        <w:t>gadang</w:t>
      </w:r>
      <w:proofErr w:type="spellEnd"/>
      <w:r w:rsidRPr="00A876CE">
        <w:t xml:space="preserve"> </w:t>
      </w:r>
      <w:proofErr w:type="spellStart"/>
      <w:r w:rsidRPr="00A876CE">
        <w:t>basa</w:t>
      </w:r>
      <w:proofErr w:type="spellEnd"/>
      <w:r w:rsidRPr="00A876CE">
        <w:t xml:space="preserve"> </w:t>
      </w:r>
      <w:proofErr w:type="spellStart"/>
      <w:r w:rsidRPr="00A876CE">
        <w:t>batuah</w:t>
      </w:r>
      <w:proofErr w:type="spellEnd"/>
      <w:r w:rsidRPr="00A876CE">
        <w:t xml:space="preserve">, alim ulama, </w:t>
      </w:r>
      <w:proofErr w:type="spellStart"/>
      <w:r w:rsidRPr="00A876CE">
        <w:t>cadiak</w:t>
      </w:r>
      <w:proofErr w:type="spellEnd"/>
      <w:r w:rsidRPr="00A876CE">
        <w:t xml:space="preserve"> </w:t>
      </w:r>
      <w:proofErr w:type="spellStart"/>
      <w:r w:rsidRPr="00A876CE">
        <w:t>pandai</w:t>
      </w:r>
      <w:proofErr w:type="spellEnd"/>
      <w:r w:rsidRPr="00A876CE">
        <w:t xml:space="preserve">,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tokoh</w:t>
      </w:r>
      <w:proofErr w:type="spellEnd"/>
      <w:r w:rsidRPr="00A876CE">
        <w:t xml:space="preserve"> </w:t>
      </w:r>
      <w:proofErr w:type="spellStart"/>
      <w:r w:rsidRPr="00A876CE">
        <w:t>masyarakat</w:t>
      </w:r>
      <w:proofErr w:type="spellEnd"/>
      <w:r w:rsidRPr="00A876CE">
        <w:t>.</w:t>
      </w:r>
    </w:p>
    <w:p w14:paraId="744FCFF8" w14:textId="77777777" w:rsidR="00A876CE" w:rsidRPr="00A876CE" w:rsidRDefault="00A876CE" w:rsidP="00A876CE">
      <w:pPr>
        <w:numPr>
          <w:ilvl w:val="0"/>
          <w:numId w:val="2"/>
        </w:numPr>
      </w:pPr>
      <w:r w:rsidRPr="00A876CE">
        <w:t xml:space="preserve">Bapak/Ibu </w:t>
      </w:r>
      <w:proofErr w:type="spellStart"/>
      <w:r w:rsidRPr="00A876CE">
        <w:t>tamu</w:t>
      </w:r>
      <w:proofErr w:type="spellEnd"/>
      <w:r w:rsidRPr="00A876CE">
        <w:t xml:space="preserve"> </w:t>
      </w:r>
      <w:proofErr w:type="spellStart"/>
      <w:r w:rsidRPr="00A876CE">
        <w:t>undangan</w:t>
      </w:r>
      <w:proofErr w:type="spellEnd"/>
      <w:r w:rsidRPr="00A876CE">
        <w:t xml:space="preserve"> yang </w:t>
      </w:r>
      <w:proofErr w:type="spellStart"/>
      <w:r w:rsidRPr="00A876CE">
        <w:t>berbahagia</w:t>
      </w:r>
      <w:proofErr w:type="spellEnd"/>
      <w:r w:rsidRPr="00A876CE">
        <w:t xml:space="preserve">, </w:t>
      </w:r>
      <w:proofErr w:type="spellStart"/>
      <w:r w:rsidRPr="00A876CE">
        <w:t>gadang</w:t>
      </w:r>
      <w:proofErr w:type="spellEnd"/>
      <w:r w:rsidRPr="00A876CE">
        <w:t xml:space="preserve"> nan </w:t>
      </w:r>
      <w:proofErr w:type="spellStart"/>
      <w:r w:rsidRPr="00A876CE">
        <w:t>indak</w:t>
      </w:r>
      <w:proofErr w:type="spellEnd"/>
      <w:r w:rsidRPr="00A876CE">
        <w:t xml:space="preserve"> </w:t>
      </w:r>
      <w:proofErr w:type="spellStart"/>
      <w:r w:rsidRPr="00A876CE">
        <w:t>basabuik</w:t>
      </w:r>
      <w:proofErr w:type="spellEnd"/>
      <w:r w:rsidRPr="00A876CE">
        <w:t xml:space="preserve"> gala, </w:t>
      </w:r>
      <w:proofErr w:type="spellStart"/>
      <w:r w:rsidRPr="00A876CE">
        <w:t>ketek</w:t>
      </w:r>
      <w:proofErr w:type="spellEnd"/>
      <w:r w:rsidRPr="00A876CE">
        <w:t xml:space="preserve"> nan </w:t>
      </w:r>
      <w:proofErr w:type="spellStart"/>
      <w:r w:rsidRPr="00A876CE">
        <w:t>indak</w:t>
      </w:r>
      <w:proofErr w:type="spellEnd"/>
      <w:r w:rsidRPr="00A876CE">
        <w:t xml:space="preserve"> </w:t>
      </w:r>
      <w:proofErr w:type="spellStart"/>
      <w:r w:rsidRPr="00A876CE">
        <w:t>basabuik</w:t>
      </w:r>
      <w:proofErr w:type="spellEnd"/>
      <w:r w:rsidRPr="00A876CE">
        <w:t xml:space="preserve"> </w:t>
      </w:r>
      <w:proofErr w:type="spellStart"/>
      <w:r w:rsidRPr="00A876CE">
        <w:t>namo</w:t>
      </w:r>
      <w:proofErr w:type="spellEnd"/>
      <w:r w:rsidRPr="00A876CE">
        <w:t>.</w:t>
      </w:r>
    </w:p>
    <w:p w14:paraId="34EA5B20" w14:textId="77777777" w:rsidR="00A876CE" w:rsidRPr="00A876CE" w:rsidRDefault="00A876CE" w:rsidP="00A876CE">
      <w:pPr>
        <w:numPr>
          <w:ilvl w:val="0"/>
          <w:numId w:val="2"/>
        </w:numPr>
      </w:pPr>
      <w:proofErr w:type="spellStart"/>
      <w:r w:rsidRPr="00A876CE">
        <w:t>Teristimewa</w:t>
      </w:r>
      <w:proofErr w:type="spellEnd"/>
      <w:r w:rsidRPr="00A876CE">
        <w:t xml:space="preserve">,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calon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yang </w:t>
      </w:r>
      <w:proofErr w:type="spellStart"/>
      <w:r w:rsidRPr="00A876CE">
        <w:t>sebentar</w:t>
      </w:r>
      <w:proofErr w:type="spellEnd"/>
      <w:r w:rsidRPr="00A876CE">
        <w:t xml:space="preserve"> </w:t>
      </w:r>
      <w:proofErr w:type="spellStart"/>
      <w:r w:rsidRPr="00A876CE">
        <w:t>lagi</w:t>
      </w:r>
      <w:proofErr w:type="spellEnd"/>
      <w:r w:rsidRPr="00A876CE">
        <w:t xml:space="preserve">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melangsungkan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nikah, </w:t>
      </w:r>
      <w:r w:rsidRPr="00A876CE">
        <w:rPr>
          <w:b/>
          <w:bCs/>
        </w:rPr>
        <w:t xml:space="preserve">Agung Mustaqim, </w:t>
      </w:r>
      <w:proofErr w:type="spellStart"/>
      <w:r w:rsidRPr="00A876CE">
        <w:rPr>
          <w:b/>
          <w:bCs/>
        </w:rPr>
        <w:t>S.Kom</w:t>
      </w:r>
      <w:proofErr w:type="spellEnd"/>
      <w:r w:rsidRPr="00A876CE">
        <w:t xml:space="preserve"> dan </w:t>
      </w:r>
      <w:r w:rsidRPr="00A876CE">
        <w:rPr>
          <w:b/>
          <w:bCs/>
        </w:rPr>
        <w:t>Ulfah Ramadhani, S.T.</w:t>
      </w:r>
    </w:p>
    <w:p w14:paraId="1DB6A22F" w14:textId="0CBDD002" w:rsidR="00A876CE" w:rsidRDefault="00A876CE" w:rsidP="00A876CE">
      <w:pPr>
        <w:rPr>
          <w:ins w:id="7" w:author="Agung Mustaqim" w:date="2026-07-01T19:29:00Z" w16du:dateUtc="2026-07-01T12:29:00Z"/>
        </w:rPr>
      </w:pPr>
      <w:del w:id="8" w:author="Agung Mustaqim" w:date="2026-07-01T19:29:00Z" w16du:dateUtc="2026-07-01T12:29:00Z">
        <w:r w:rsidRPr="00A876CE" w:rsidDel="00A876CE">
          <w:pict w14:anchorId="5E8F7498">
            <v:rect id="_x0000_i1115" style="width:0;height:1.5pt" o:hralign="center" o:hrstd="t" o:hr="t" fillcolor="#a0a0a0" stroked="f"/>
          </w:pict>
        </w:r>
      </w:del>
    </w:p>
    <w:p w14:paraId="60F07E96" w14:textId="77777777" w:rsidR="00A876CE" w:rsidRDefault="00A876CE" w:rsidP="00A876CE">
      <w:pPr>
        <w:rPr>
          <w:ins w:id="9" w:author="Agung Mustaqim" w:date="2026-07-01T19:29:00Z" w16du:dateUtc="2026-07-01T12:29:00Z"/>
        </w:rPr>
      </w:pPr>
    </w:p>
    <w:p w14:paraId="34F5D7E6" w14:textId="77777777" w:rsidR="00A876CE" w:rsidRDefault="00A876CE" w:rsidP="00A876CE">
      <w:pPr>
        <w:rPr>
          <w:ins w:id="10" w:author="Agung Mustaqim" w:date="2026-07-01T19:29:00Z" w16du:dateUtc="2026-07-01T12:29:00Z"/>
        </w:rPr>
      </w:pPr>
    </w:p>
    <w:p w14:paraId="77C77D19" w14:textId="77777777" w:rsidR="00A876CE" w:rsidRDefault="00A876CE" w:rsidP="00A876CE">
      <w:pPr>
        <w:rPr>
          <w:ins w:id="11" w:author="Agung Mustaqim" w:date="2026-07-01T19:29:00Z" w16du:dateUtc="2026-07-01T12:29:00Z"/>
        </w:rPr>
      </w:pPr>
    </w:p>
    <w:p w14:paraId="6D35C3AB" w14:textId="77777777" w:rsidR="00A876CE" w:rsidRDefault="00A876CE" w:rsidP="00A876CE">
      <w:pPr>
        <w:rPr>
          <w:ins w:id="12" w:author="Agung Mustaqim" w:date="2026-07-01T19:29:00Z" w16du:dateUtc="2026-07-01T12:29:00Z"/>
        </w:rPr>
      </w:pPr>
    </w:p>
    <w:p w14:paraId="45CE833A" w14:textId="77777777" w:rsidR="00A876CE" w:rsidRDefault="00A876CE" w:rsidP="00A876CE">
      <w:pPr>
        <w:rPr>
          <w:ins w:id="13" w:author="Agung Mustaqim" w:date="2026-07-01T19:29:00Z" w16du:dateUtc="2026-07-01T12:29:00Z"/>
        </w:rPr>
      </w:pPr>
    </w:p>
    <w:p w14:paraId="49845F9C" w14:textId="77777777" w:rsidR="00A876CE" w:rsidRPr="00A876CE" w:rsidRDefault="00A876CE" w:rsidP="00A876CE"/>
    <w:p w14:paraId="0278AA76" w14:textId="77777777" w:rsidR="00A876CE" w:rsidRPr="00A876CE" w:rsidRDefault="00A876CE" w:rsidP="00A876CE">
      <w:pPr>
        <w:jc w:val="center"/>
        <w:rPr>
          <w:b/>
          <w:bCs/>
          <w:sz w:val="30"/>
          <w:szCs w:val="30"/>
          <w:u w:val="single"/>
          <w:rPrChange w:id="14" w:author="Agung Mustaqim" w:date="2026-07-01T19:29:00Z" w16du:dateUtc="2026-07-01T12:29:00Z">
            <w:rPr>
              <w:b/>
              <w:bCs/>
            </w:rPr>
          </w:rPrChange>
        </w:rPr>
        <w:pPrChange w:id="15" w:author="Agung Mustaqim" w:date="2026-07-01T19:29:00Z" w16du:dateUtc="2026-07-01T12:29:00Z">
          <w:pPr/>
        </w:pPrChange>
      </w:pPr>
      <w:r w:rsidRPr="00A876CE">
        <w:rPr>
          <w:b/>
          <w:bCs/>
          <w:sz w:val="30"/>
          <w:szCs w:val="30"/>
          <w:u w:val="single"/>
          <w:rPrChange w:id="16" w:author="Agung Mustaqim" w:date="2026-07-01T19:29:00Z" w16du:dateUtc="2026-07-01T12:29:00Z">
            <w:rPr>
              <w:b/>
              <w:bCs/>
            </w:rPr>
          </w:rPrChange>
        </w:rPr>
        <w:lastRenderedPageBreak/>
        <w:t>MENGUNDANG MEMPELAI WANITA</w:t>
      </w:r>
    </w:p>
    <w:p w14:paraId="6A302BFC" w14:textId="77777777" w:rsidR="00A876CE" w:rsidRPr="00A876CE" w:rsidRDefault="00A876CE" w:rsidP="00A876CE">
      <w:proofErr w:type="spellStart"/>
      <w:r w:rsidRPr="00A876CE">
        <w:t>Sebelumnya</w:t>
      </w:r>
      <w:proofErr w:type="spellEnd"/>
      <w:r w:rsidRPr="00A876CE">
        <w:t xml:space="preserve">, kami </w:t>
      </w:r>
      <w:proofErr w:type="spellStart"/>
      <w:r w:rsidRPr="00A876CE">
        <w:t>mengundang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calon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wanita</w:t>
      </w:r>
      <w:proofErr w:type="spellEnd"/>
      <w:r w:rsidRPr="00A876CE">
        <w:t xml:space="preserve"> </w:t>
      </w:r>
      <w:proofErr w:type="spellStart"/>
      <w:r w:rsidRPr="00A876CE">
        <w:t>untuk</w:t>
      </w:r>
      <w:proofErr w:type="spellEnd"/>
      <w:r w:rsidRPr="00A876CE">
        <w:t xml:space="preserve"> </w:t>
      </w:r>
      <w:proofErr w:type="spellStart"/>
      <w:r w:rsidRPr="00A876CE">
        <w:t>menempati</w:t>
      </w:r>
      <w:proofErr w:type="spellEnd"/>
      <w:r w:rsidRPr="00A876CE">
        <w:t xml:space="preserve"> </w:t>
      </w:r>
      <w:proofErr w:type="spellStart"/>
      <w:r w:rsidRPr="00A876CE">
        <w:t>tempat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nikah, </w:t>
      </w:r>
      <w:proofErr w:type="spellStart"/>
      <w:r w:rsidRPr="00A876CE">
        <w:t>didampingi</w:t>
      </w:r>
      <w:proofErr w:type="spellEnd"/>
      <w:r w:rsidRPr="00A876CE">
        <w:t xml:space="preserve"> oleh </w:t>
      </w:r>
      <w:proofErr w:type="spellStart"/>
      <w:r w:rsidRPr="00A876CE">
        <w:t>ibunda</w:t>
      </w:r>
      <w:proofErr w:type="spellEnd"/>
      <w:r w:rsidRPr="00A876CE">
        <w:t xml:space="preserve"> </w:t>
      </w:r>
      <w:proofErr w:type="spellStart"/>
      <w:r w:rsidRPr="00A876CE">
        <w:t>tercinta</w:t>
      </w:r>
      <w:proofErr w:type="spellEnd"/>
      <w:r w:rsidRPr="00A876CE">
        <w:t>.</w:t>
      </w:r>
    </w:p>
    <w:p w14:paraId="55144873" w14:textId="77777777" w:rsidR="00A876CE" w:rsidRDefault="00A876CE" w:rsidP="00A876CE">
      <w:pPr>
        <w:jc w:val="center"/>
        <w:rPr>
          <w:ins w:id="17" w:author="Agung Mustaqim" w:date="2026-07-01T19:29:00Z" w16du:dateUtc="2026-07-01T12:29:00Z"/>
          <w:b/>
          <w:bCs/>
        </w:rPr>
      </w:pPr>
      <w:r w:rsidRPr="00A876CE">
        <w:rPr>
          <w:b/>
          <w:bCs/>
        </w:rPr>
        <w:t>--------------- Alunan Musik ---------------</w:t>
      </w:r>
    </w:p>
    <w:p w14:paraId="267D9C53" w14:textId="77777777" w:rsidR="00A876CE" w:rsidRPr="00A876CE" w:rsidRDefault="00A876CE" w:rsidP="00A876CE"/>
    <w:p w14:paraId="062C55D2" w14:textId="77777777" w:rsidR="00A876CE" w:rsidRPr="00A876CE" w:rsidRDefault="00A876CE" w:rsidP="00A876CE">
      <w:proofErr w:type="spellStart"/>
      <w:r w:rsidRPr="00A876CE">
        <w:rPr>
          <w:i/>
          <w:iCs/>
        </w:rPr>
        <w:t>Japuik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manjapuik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dalam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adaik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Akaik</w:t>
      </w:r>
      <w:proofErr w:type="spellEnd"/>
      <w:r w:rsidRPr="00A876CE">
        <w:rPr>
          <w:i/>
          <w:iCs/>
        </w:rPr>
        <w:t xml:space="preserve"> nikah </w:t>
      </w:r>
      <w:proofErr w:type="spellStart"/>
      <w:r w:rsidRPr="00A876CE">
        <w:rPr>
          <w:i/>
          <w:iCs/>
        </w:rPr>
        <w:t>sacaro</w:t>
      </w:r>
      <w:proofErr w:type="spellEnd"/>
      <w:r w:rsidRPr="00A876CE">
        <w:rPr>
          <w:i/>
          <w:iCs/>
        </w:rPr>
        <w:t xml:space="preserve"> Islam.</w:t>
      </w:r>
    </w:p>
    <w:p w14:paraId="6DE51E4C" w14:textId="77777777" w:rsidR="00A876CE" w:rsidRPr="00A876CE" w:rsidRDefault="00A876CE" w:rsidP="00A876CE">
      <w:proofErr w:type="spellStart"/>
      <w:r w:rsidRPr="00A876CE">
        <w:rPr>
          <w:i/>
          <w:iCs/>
        </w:rPr>
        <w:t>Buliah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karajo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dapek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barakaik</w:t>
      </w:r>
      <w:proofErr w:type="spellEnd"/>
      <w:r w:rsidRPr="00A876CE">
        <w:rPr>
          <w:i/>
          <w:iCs/>
        </w:rPr>
        <w:t>,</w:t>
      </w:r>
      <w:r w:rsidRPr="00A876CE">
        <w:br/>
      </w:r>
      <w:r w:rsidRPr="00A876CE">
        <w:rPr>
          <w:i/>
          <w:iCs/>
        </w:rPr>
        <w:t xml:space="preserve">Jo Bismillah </w:t>
      </w:r>
      <w:proofErr w:type="spellStart"/>
      <w:r w:rsidRPr="00A876CE">
        <w:rPr>
          <w:i/>
          <w:iCs/>
        </w:rPr>
        <w:t>kito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jalankan</w:t>
      </w:r>
      <w:proofErr w:type="spellEnd"/>
      <w:r w:rsidRPr="00A876CE">
        <w:rPr>
          <w:i/>
          <w:iCs/>
        </w:rPr>
        <w:t>.</w:t>
      </w:r>
    </w:p>
    <w:p w14:paraId="09C82E9E" w14:textId="77777777" w:rsidR="00A876CE" w:rsidRPr="00A876CE" w:rsidRDefault="00A876CE" w:rsidP="00A876CE">
      <w:proofErr w:type="spellStart"/>
      <w:r w:rsidRPr="00A876CE">
        <w:rPr>
          <w:i/>
          <w:iCs/>
        </w:rPr>
        <w:t>Sasuai</w:t>
      </w:r>
      <w:proofErr w:type="spellEnd"/>
      <w:r w:rsidRPr="00A876CE">
        <w:rPr>
          <w:i/>
          <w:iCs/>
        </w:rPr>
        <w:t xml:space="preserve"> jo </w:t>
      </w:r>
      <w:proofErr w:type="spellStart"/>
      <w:r w:rsidRPr="00A876CE">
        <w:rPr>
          <w:i/>
          <w:iCs/>
        </w:rPr>
        <w:t>janji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lah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diikek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Sasuai</w:t>
      </w:r>
      <w:proofErr w:type="spellEnd"/>
      <w:r w:rsidRPr="00A876CE">
        <w:rPr>
          <w:i/>
          <w:iCs/>
        </w:rPr>
        <w:t xml:space="preserve"> jo </w:t>
      </w:r>
      <w:proofErr w:type="spellStart"/>
      <w:r w:rsidRPr="00A876CE">
        <w:rPr>
          <w:i/>
          <w:iCs/>
        </w:rPr>
        <w:t>pandang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lah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diukua</w:t>
      </w:r>
      <w:proofErr w:type="spellEnd"/>
      <w:r w:rsidRPr="00A876CE">
        <w:rPr>
          <w:i/>
          <w:iCs/>
        </w:rPr>
        <w:t>.</w:t>
      </w:r>
    </w:p>
    <w:p w14:paraId="5FB1112E" w14:textId="77777777" w:rsidR="00A876CE" w:rsidRPr="00A876CE" w:rsidRDefault="00A876CE" w:rsidP="00A876CE">
      <w:r w:rsidRPr="00A876CE">
        <w:rPr>
          <w:i/>
          <w:iCs/>
        </w:rPr>
        <w:t xml:space="preserve">Mako </w:t>
      </w:r>
      <w:proofErr w:type="spellStart"/>
      <w:r w:rsidRPr="00A876CE">
        <w:rPr>
          <w:i/>
          <w:iCs/>
        </w:rPr>
        <w:t>tibolah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masonyo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kini</w:t>
      </w:r>
      <w:proofErr w:type="spellEnd"/>
      <w:r w:rsidRPr="00A876CE">
        <w:rPr>
          <w:i/>
          <w:iCs/>
        </w:rPr>
        <w:t>,</w:t>
      </w:r>
      <w:r w:rsidRPr="00A876CE">
        <w:br/>
      </w:r>
      <w:r w:rsidRPr="00A876CE">
        <w:rPr>
          <w:i/>
          <w:iCs/>
        </w:rPr>
        <w:t xml:space="preserve">Hari jo </w:t>
      </w:r>
      <w:proofErr w:type="spellStart"/>
      <w:r w:rsidRPr="00A876CE">
        <w:rPr>
          <w:i/>
          <w:iCs/>
        </w:rPr>
        <w:t>kutiko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dinanti</w:t>
      </w:r>
      <w:proofErr w:type="spellEnd"/>
      <w:r w:rsidRPr="00A876CE">
        <w:rPr>
          <w:i/>
          <w:iCs/>
        </w:rPr>
        <w:t>.</w:t>
      </w:r>
    </w:p>
    <w:p w14:paraId="26ECEAE1" w14:textId="77777777" w:rsidR="00A876CE" w:rsidRPr="00A876CE" w:rsidRDefault="00A876CE" w:rsidP="00A876CE">
      <w:r w:rsidRPr="00A876CE">
        <w:pict w14:anchorId="4078C31C">
          <v:rect id="_x0000_i1116" style="width:0;height:1.5pt" o:hralign="center" o:hrstd="t" o:hr="t" fillcolor="#a0a0a0" stroked="f"/>
        </w:pict>
      </w:r>
    </w:p>
    <w:p w14:paraId="69FB730E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PENGANTAR AKAD</w:t>
      </w:r>
    </w:p>
    <w:p w14:paraId="6E79DE90" w14:textId="77777777" w:rsidR="00A876CE" w:rsidRPr="00A876CE" w:rsidRDefault="00A876CE" w:rsidP="00A876CE">
      <w:proofErr w:type="spellStart"/>
      <w:r w:rsidRPr="00A876CE">
        <w:t>Dengan</w:t>
      </w:r>
      <w:proofErr w:type="spellEnd"/>
      <w:r w:rsidRPr="00A876CE">
        <w:t xml:space="preserve"> </w:t>
      </w:r>
      <w:proofErr w:type="spellStart"/>
      <w:r w:rsidRPr="00A876CE">
        <w:t>memohon</w:t>
      </w:r>
      <w:proofErr w:type="spellEnd"/>
      <w:r w:rsidRPr="00A876CE">
        <w:t xml:space="preserve"> </w:t>
      </w:r>
      <w:proofErr w:type="spellStart"/>
      <w:r w:rsidRPr="00A876CE">
        <w:t>rahmat</w:t>
      </w:r>
      <w:proofErr w:type="spellEnd"/>
      <w:r w:rsidRPr="00A876CE">
        <w:t xml:space="preserve"> dan </w:t>
      </w:r>
      <w:proofErr w:type="spellStart"/>
      <w:r w:rsidRPr="00A876CE">
        <w:t>rida</w:t>
      </w:r>
      <w:proofErr w:type="spellEnd"/>
      <w:r w:rsidRPr="00A876CE">
        <w:t xml:space="preserve"> Allah SWT,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 xml:space="preserve">, </w:t>
      </w:r>
      <w:proofErr w:type="spellStart"/>
      <w:r w:rsidRPr="00A876CE">
        <w:rPr>
          <w:b/>
          <w:bCs/>
        </w:rPr>
        <w:t>Minggu</w:t>
      </w:r>
      <w:proofErr w:type="spellEnd"/>
      <w:r w:rsidRPr="00A876CE">
        <w:rPr>
          <w:b/>
          <w:bCs/>
        </w:rPr>
        <w:t>, 5 Juli 2026</w:t>
      </w:r>
      <w:r w:rsidRPr="00A876CE">
        <w:t xml:space="preserve">,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dilangsungkan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</w:t>
      </w:r>
      <w:proofErr w:type="spellStart"/>
      <w:r w:rsidRPr="00A876CE">
        <w:t>antara</w:t>
      </w:r>
      <w:proofErr w:type="spellEnd"/>
      <w:r w:rsidRPr="00A876CE">
        <w:t>:</w:t>
      </w:r>
    </w:p>
    <w:p w14:paraId="545C2B87" w14:textId="77777777" w:rsidR="00A876CE" w:rsidRPr="00A876CE" w:rsidRDefault="00A876CE" w:rsidP="00A876CE">
      <w:r w:rsidRPr="00A876CE">
        <w:rPr>
          <w:b/>
          <w:bCs/>
        </w:rPr>
        <w:t xml:space="preserve">Agung Mustaqim, </w:t>
      </w:r>
      <w:proofErr w:type="spellStart"/>
      <w:r w:rsidRPr="00A876CE">
        <w:rPr>
          <w:b/>
          <w:bCs/>
        </w:rPr>
        <w:t>S.Kom</w:t>
      </w:r>
      <w:proofErr w:type="spellEnd"/>
      <w:r w:rsidRPr="00A876CE">
        <w:br/>
        <w:t xml:space="preserve">Putra </w:t>
      </w:r>
      <w:proofErr w:type="spellStart"/>
      <w:r w:rsidRPr="00A876CE">
        <w:t>kebanggaan</w:t>
      </w:r>
      <w:proofErr w:type="spellEnd"/>
      <w:r w:rsidRPr="00A876CE">
        <w:t xml:space="preserve"> Bapak </w:t>
      </w:r>
      <w:r w:rsidRPr="00A876CE">
        <w:rPr>
          <w:b/>
          <w:bCs/>
        </w:rPr>
        <w:t>Arman</w:t>
      </w:r>
      <w:r w:rsidRPr="00A876CE">
        <w:t xml:space="preserve"> dan Ibu </w:t>
      </w:r>
      <w:r w:rsidRPr="00A876CE">
        <w:rPr>
          <w:b/>
          <w:bCs/>
        </w:rPr>
        <w:t>Suharyani</w:t>
      </w:r>
      <w:r w:rsidRPr="00A876CE">
        <w:t>.</w:t>
      </w:r>
    </w:p>
    <w:p w14:paraId="6EFEC590" w14:textId="77777777" w:rsidR="00A876CE" w:rsidRPr="00A876CE" w:rsidRDefault="00A876CE" w:rsidP="00A876CE">
      <w:proofErr w:type="spellStart"/>
      <w:r w:rsidRPr="00A876CE">
        <w:rPr>
          <w:b/>
          <w:bCs/>
        </w:rPr>
        <w:t>Dengan</w:t>
      </w:r>
      <w:proofErr w:type="spellEnd"/>
    </w:p>
    <w:p w14:paraId="3EEE1841" w14:textId="77777777" w:rsidR="00A876CE" w:rsidRPr="00A876CE" w:rsidRDefault="00A876CE" w:rsidP="00A876CE">
      <w:pPr>
        <w:rPr>
          <w:lang w:val="pl-PL"/>
        </w:rPr>
      </w:pPr>
      <w:r w:rsidRPr="00A876CE">
        <w:rPr>
          <w:b/>
          <w:bCs/>
        </w:rPr>
        <w:t>Ulfah Ramadhani, S.T.</w:t>
      </w:r>
      <w:r w:rsidRPr="00A876CE">
        <w:br/>
        <w:t xml:space="preserve">Putri </w:t>
      </w:r>
      <w:proofErr w:type="spellStart"/>
      <w:r w:rsidRPr="00A876CE">
        <w:t>kebanggaan</w:t>
      </w:r>
      <w:proofErr w:type="spellEnd"/>
      <w:r w:rsidRPr="00A876CE">
        <w:t xml:space="preserve"> </w:t>
      </w:r>
      <w:r w:rsidRPr="00A876CE">
        <w:rPr>
          <w:b/>
          <w:bCs/>
        </w:rPr>
        <w:t xml:space="preserve">Alm. </w:t>
      </w:r>
      <w:proofErr w:type="spellStart"/>
      <w:r w:rsidRPr="00A876CE">
        <w:rPr>
          <w:b/>
          <w:bCs/>
          <w:lang w:val="pl-PL"/>
        </w:rPr>
        <w:t>Bapak</w:t>
      </w:r>
      <w:proofErr w:type="spellEnd"/>
      <w:r w:rsidRPr="00A876CE">
        <w:rPr>
          <w:b/>
          <w:bCs/>
          <w:lang w:val="pl-PL"/>
        </w:rPr>
        <w:t xml:space="preserve"> </w:t>
      </w:r>
      <w:proofErr w:type="spellStart"/>
      <w:r w:rsidRPr="00A876CE">
        <w:rPr>
          <w:b/>
          <w:bCs/>
          <w:lang w:val="pl-PL"/>
        </w:rPr>
        <w:t>Evi</w:t>
      </w:r>
      <w:proofErr w:type="spellEnd"/>
      <w:r w:rsidRPr="00A876CE">
        <w:rPr>
          <w:b/>
          <w:bCs/>
          <w:lang w:val="pl-PL"/>
        </w:rPr>
        <w:t xml:space="preserve"> </w:t>
      </w:r>
      <w:proofErr w:type="spellStart"/>
      <w:r w:rsidRPr="00A876CE">
        <w:rPr>
          <w:b/>
          <w:bCs/>
          <w:lang w:val="pl-PL"/>
        </w:rPr>
        <w:t>Hendri</w:t>
      </w:r>
      <w:proofErr w:type="spellEnd"/>
      <w:r w:rsidRPr="00A876CE">
        <w:rPr>
          <w:lang w:val="pl-PL"/>
        </w:rPr>
        <w:t xml:space="preserve"> dan </w:t>
      </w:r>
      <w:proofErr w:type="spellStart"/>
      <w:r w:rsidRPr="00A876CE">
        <w:rPr>
          <w:lang w:val="pl-PL"/>
        </w:rPr>
        <w:t>Ibu</w:t>
      </w:r>
      <w:proofErr w:type="spellEnd"/>
      <w:r w:rsidRPr="00A876CE">
        <w:rPr>
          <w:lang w:val="pl-PL"/>
        </w:rPr>
        <w:t xml:space="preserve"> </w:t>
      </w:r>
      <w:r w:rsidRPr="00A876CE">
        <w:rPr>
          <w:b/>
          <w:bCs/>
          <w:lang w:val="pl-PL"/>
        </w:rPr>
        <w:t xml:space="preserve">Deli </w:t>
      </w:r>
      <w:proofErr w:type="spellStart"/>
      <w:r w:rsidRPr="00A876CE">
        <w:rPr>
          <w:b/>
          <w:bCs/>
          <w:lang w:val="pl-PL"/>
        </w:rPr>
        <w:t>Warti</w:t>
      </w:r>
      <w:proofErr w:type="spellEnd"/>
      <w:r w:rsidRPr="00A876CE">
        <w:rPr>
          <w:lang w:val="pl-PL"/>
        </w:rPr>
        <w:t>.</w:t>
      </w:r>
    </w:p>
    <w:p w14:paraId="4F2541AA" w14:textId="77777777" w:rsidR="00A876CE" w:rsidRPr="00A876CE" w:rsidRDefault="00A876CE" w:rsidP="00A876CE">
      <w:r w:rsidRPr="00A876CE">
        <w:pict w14:anchorId="73E1E57B">
          <v:rect id="_x0000_i1117" style="width:0;height:1.5pt" o:hralign="center" o:hrstd="t" o:hr="t" fillcolor="#a0a0a0" stroked="f"/>
        </w:pict>
      </w:r>
    </w:p>
    <w:p w14:paraId="6354FE9B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PEMBACAAN AYAT SUCI AL-QUR'AN</w:t>
      </w:r>
    </w:p>
    <w:p w14:paraId="4EB87712" w14:textId="77777777" w:rsidR="00A876CE" w:rsidRPr="00A876CE" w:rsidRDefault="00A876CE" w:rsidP="00A876CE">
      <w:r w:rsidRPr="00A876CE">
        <w:t xml:space="preserve">Bapak/Ibu </w:t>
      </w:r>
      <w:proofErr w:type="spellStart"/>
      <w:r w:rsidRPr="00A876CE">
        <w:t>hadirin</w:t>
      </w:r>
      <w:proofErr w:type="spellEnd"/>
      <w:r w:rsidRPr="00A876CE">
        <w:t xml:space="preserve"> yang kami </w:t>
      </w:r>
      <w:proofErr w:type="spellStart"/>
      <w:r w:rsidRPr="00A876CE">
        <w:t>hormati</w:t>
      </w:r>
      <w:proofErr w:type="spellEnd"/>
      <w:r w:rsidRPr="00A876CE">
        <w:t>,</w:t>
      </w:r>
    </w:p>
    <w:p w14:paraId="15BCC38F" w14:textId="77777777" w:rsidR="00A876CE" w:rsidRPr="00A876CE" w:rsidRDefault="00A876CE" w:rsidP="00A876CE">
      <w:r w:rsidRPr="00A876CE">
        <w:t xml:space="preserve">Al-Qur'an </w:t>
      </w:r>
      <w:proofErr w:type="spellStart"/>
      <w:r w:rsidRPr="00A876CE">
        <w:t>diturunkan</w:t>
      </w:r>
      <w:proofErr w:type="spellEnd"/>
      <w:r w:rsidRPr="00A876CE">
        <w:t xml:space="preserve"> </w:t>
      </w:r>
      <w:proofErr w:type="spellStart"/>
      <w:r w:rsidRPr="00A876CE">
        <w:t>sebagai</w:t>
      </w:r>
      <w:proofErr w:type="spellEnd"/>
      <w:r w:rsidRPr="00A876CE">
        <w:t xml:space="preserve"> </w:t>
      </w:r>
      <w:proofErr w:type="spellStart"/>
      <w:r w:rsidRPr="00A876CE">
        <w:t>petunjuk</w:t>
      </w:r>
      <w:proofErr w:type="spellEnd"/>
      <w:r w:rsidRPr="00A876CE">
        <w:t xml:space="preserve"> </w:t>
      </w:r>
      <w:proofErr w:type="spellStart"/>
      <w:r w:rsidRPr="00A876CE">
        <w:t>sekaligus</w:t>
      </w:r>
      <w:proofErr w:type="spellEnd"/>
      <w:r w:rsidRPr="00A876CE">
        <w:t xml:space="preserve"> </w:t>
      </w:r>
      <w:proofErr w:type="spellStart"/>
      <w:r w:rsidRPr="00A876CE">
        <w:t>pembeda</w:t>
      </w:r>
      <w:proofErr w:type="spellEnd"/>
      <w:r w:rsidRPr="00A876CE">
        <w:t xml:space="preserve"> </w:t>
      </w:r>
      <w:proofErr w:type="spellStart"/>
      <w:r w:rsidRPr="00A876CE">
        <w:t>antara</w:t>
      </w:r>
      <w:proofErr w:type="spellEnd"/>
      <w:r w:rsidRPr="00A876CE">
        <w:t xml:space="preserve"> yang </w:t>
      </w:r>
      <w:proofErr w:type="spellStart"/>
      <w:r w:rsidRPr="00A876CE">
        <w:t>hak</w:t>
      </w:r>
      <w:proofErr w:type="spellEnd"/>
      <w:r w:rsidRPr="00A876CE">
        <w:t xml:space="preserve"> dan yang </w:t>
      </w:r>
      <w:proofErr w:type="spellStart"/>
      <w:r w:rsidRPr="00A876CE">
        <w:t>batil</w:t>
      </w:r>
      <w:proofErr w:type="spellEnd"/>
      <w:r w:rsidRPr="00A876CE">
        <w:t>.</w:t>
      </w:r>
    </w:p>
    <w:p w14:paraId="05A70C82" w14:textId="77777777" w:rsidR="00A876CE" w:rsidRPr="00A876CE" w:rsidRDefault="00A876CE" w:rsidP="00A876CE">
      <w:proofErr w:type="spellStart"/>
      <w:r w:rsidRPr="00A876CE">
        <w:t>Mengawali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pada </w:t>
      </w:r>
      <w:proofErr w:type="spellStart"/>
      <w:r w:rsidRPr="00A876CE">
        <w:t>pagi</w:t>
      </w:r>
      <w:proofErr w:type="spellEnd"/>
      <w:r w:rsidRPr="00A876CE">
        <w:t xml:space="preserve">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 xml:space="preserve">, </w:t>
      </w:r>
      <w:proofErr w:type="spellStart"/>
      <w:r w:rsidRPr="00A876CE">
        <w:t>marilah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</w:t>
      </w:r>
      <w:proofErr w:type="spellStart"/>
      <w:r w:rsidRPr="00A876CE">
        <w:t>bersama-sama</w:t>
      </w:r>
      <w:proofErr w:type="spellEnd"/>
      <w:r w:rsidRPr="00A876CE">
        <w:t xml:space="preserve"> </w:t>
      </w:r>
      <w:proofErr w:type="spellStart"/>
      <w:r w:rsidRPr="00A876CE">
        <w:t>mendengarkan</w:t>
      </w:r>
      <w:proofErr w:type="spellEnd"/>
      <w:r w:rsidRPr="00A876CE">
        <w:t xml:space="preserve"> </w:t>
      </w:r>
      <w:proofErr w:type="spellStart"/>
      <w:r w:rsidRPr="00A876CE">
        <w:t>lantunan</w:t>
      </w:r>
      <w:proofErr w:type="spellEnd"/>
      <w:r w:rsidRPr="00A876CE">
        <w:t xml:space="preserve"> </w:t>
      </w:r>
      <w:proofErr w:type="spellStart"/>
      <w:r w:rsidRPr="00A876CE">
        <w:t>ayat</w:t>
      </w:r>
      <w:proofErr w:type="spellEnd"/>
      <w:r w:rsidRPr="00A876CE">
        <w:t xml:space="preserve"> </w:t>
      </w:r>
      <w:proofErr w:type="spellStart"/>
      <w:r w:rsidRPr="00A876CE">
        <w:t>suci</w:t>
      </w:r>
      <w:proofErr w:type="spellEnd"/>
      <w:r w:rsidRPr="00A876CE">
        <w:t xml:space="preserve"> Al-Qur'an yang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dibacakan</w:t>
      </w:r>
      <w:proofErr w:type="spellEnd"/>
      <w:r w:rsidRPr="00A876CE">
        <w:t xml:space="preserve"> oleh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pria</w:t>
      </w:r>
      <w:proofErr w:type="spellEnd"/>
      <w:r w:rsidRPr="00A876CE">
        <w:t xml:space="preserve">, </w:t>
      </w:r>
      <w:r w:rsidRPr="00A876CE">
        <w:rPr>
          <w:b/>
          <w:bCs/>
        </w:rPr>
        <w:t>Agung Mustaqim</w:t>
      </w:r>
      <w:r w:rsidRPr="00A876CE">
        <w:t>.</w:t>
      </w:r>
    </w:p>
    <w:p w14:paraId="74979C9B" w14:textId="77777777" w:rsidR="00A876CE" w:rsidRPr="00A876CE" w:rsidRDefault="00A876CE" w:rsidP="00A876CE"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beliau</w:t>
      </w:r>
      <w:proofErr w:type="spellEnd"/>
      <w:r w:rsidRPr="00A876CE">
        <w:t xml:space="preserve">, kami </w:t>
      </w:r>
      <w:proofErr w:type="spellStart"/>
      <w:r w:rsidRPr="00A876CE">
        <w:t>persilakan</w:t>
      </w:r>
      <w:proofErr w:type="spellEnd"/>
      <w:r w:rsidRPr="00A876CE">
        <w:t>.</w:t>
      </w:r>
    </w:p>
    <w:p w14:paraId="775FEE27" w14:textId="77777777" w:rsidR="00A876CE" w:rsidRPr="00A876CE" w:rsidRDefault="00A876CE" w:rsidP="00A876CE">
      <w:r w:rsidRPr="00A876CE">
        <w:rPr>
          <w:b/>
          <w:bCs/>
        </w:rPr>
        <w:lastRenderedPageBreak/>
        <w:t>(</w:t>
      </w:r>
      <w:proofErr w:type="spellStart"/>
      <w:r w:rsidRPr="00A876CE">
        <w:rPr>
          <w:b/>
          <w:bCs/>
        </w:rPr>
        <w:t>Pembacaan</w:t>
      </w:r>
      <w:proofErr w:type="spellEnd"/>
      <w:r w:rsidRPr="00A876CE">
        <w:rPr>
          <w:b/>
          <w:bCs/>
        </w:rPr>
        <w:t xml:space="preserve"> Al-Qur'an)</w:t>
      </w:r>
    </w:p>
    <w:p w14:paraId="36403425" w14:textId="77777777" w:rsidR="00A876CE" w:rsidRPr="00A876CE" w:rsidRDefault="00A876CE" w:rsidP="00A876CE">
      <w:proofErr w:type="spellStart"/>
      <w:r w:rsidRPr="00A876CE">
        <w:t>Terima</w:t>
      </w:r>
      <w:proofErr w:type="spellEnd"/>
      <w:r w:rsidRPr="00A876CE">
        <w:t xml:space="preserve"> </w:t>
      </w:r>
      <w:proofErr w:type="spellStart"/>
      <w:r w:rsidRPr="00A876CE">
        <w:t>kasih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pria</w:t>
      </w:r>
      <w:proofErr w:type="spellEnd"/>
      <w:r w:rsidRPr="00A876CE">
        <w:t xml:space="preserve"> </w:t>
      </w:r>
      <w:proofErr w:type="spellStart"/>
      <w:r w:rsidRPr="00A876CE">
        <w:t>atas</w:t>
      </w:r>
      <w:proofErr w:type="spellEnd"/>
      <w:r w:rsidRPr="00A876CE">
        <w:t xml:space="preserve"> </w:t>
      </w:r>
      <w:proofErr w:type="spellStart"/>
      <w:r w:rsidRPr="00A876CE">
        <w:t>lantunan</w:t>
      </w:r>
      <w:proofErr w:type="spellEnd"/>
      <w:r w:rsidRPr="00A876CE">
        <w:t xml:space="preserve"> </w:t>
      </w:r>
      <w:proofErr w:type="spellStart"/>
      <w:r w:rsidRPr="00A876CE">
        <w:t>ayat</w:t>
      </w:r>
      <w:proofErr w:type="spellEnd"/>
      <w:r w:rsidRPr="00A876CE">
        <w:t xml:space="preserve"> </w:t>
      </w:r>
      <w:proofErr w:type="spellStart"/>
      <w:r w:rsidRPr="00A876CE">
        <w:t>suci</w:t>
      </w:r>
      <w:proofErr w:type="spellEnd"/>
      <w:r w:rsidRPr="00A876CE">
        <w:t xml:space="preserve"> Al-Qur'an yang </w:t>
      </w:r>
      <w:proofErr w:type="spellStart"/>
      <w:r w:rsidRPr="00A876CE">
        <w:t>telah</w:t>
      </w:r>
      <w:proofErr w:type="spellEnd"/>
      <w:r w:rsidRPr="00A876CE">
        <w:t xml:space="preserve"> </w:t>
      </w:r>
      <w:proofErr w:type="spellStart"/>
      <w:r w:rsidRPr="00A876CE">
        <w:t>dibacakan</w:t>
      </w:r>
      <w:proofErr w:type="spellEnd"/>
      <w:r w:rsidRPr="00A876CE">
        <w:t>.</w:t>
      </w:r>
    </w:p>
    <w:p w14:paraId="581D5185" w14:textId="77777777" w:rsidR="00A876CE" w:rsidRPr="00A876CE" w:rsidRDefault="00A876CE" w:rsidP="00A876CE">
      <w:proofErr w:type="spellStart"/>
      <w:r w:rsidRPr="00A876CE">
        <w:t>Semoga</w:t>
      </w:r>
      <w:proofErr w:type="spellEnd"/>
      <w:r w:rsidRPr="00A876CE">
        <w:t xml:space="preserve"> </w:t>
      </w:r>
      <w:proofErr w:type="spellStart"/>
      <w:r w:rsidRPr="00A876CE">
        <w:t>dengan</w:t>
      </w:r>
      <w:proofErr w:type="spellEnd"/>
      <w:r w:rsidRPr="00A876CE">
        <w:t xml:space="preserve"> </w:t>
      </w:r>
      <w:proofErr w:type="spellStart"/>
      <w:r w:rsidRPr="00A876CE">
        <w:t>keberkahan</w:t>
      </w:r>
      <w:proofErr w:type="spellEnd"/>
      <w:r w:rsidRPr="00A876CE">
        <w:t xml:space="preserve"> </w:t>
      </w:r>
      <w:proofErr w:type="spellStart"/>
      <w:r w:rsidRPr="00A876CE">
        <w:t>firman</w:t>
      </w:r>
      <w:proofErr w:type="spellEnd"/>
      <w:r w:rsidRPr="00A876CE">
        <w:t xml:space="preserve"> Allah SWT,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rangkaian</w:t>
      </w:r>
      <w:proofErr w:type="spellEnd"/>
      <w:r w:rsidRPr="00A876CE">
        <w:t xml:space="preserve"> acara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 xml:space="preserve"> </w:t>
      </w:r>
      <w:proofErr w:type="spellStart"/>
      <w:r w:rsidRPr="00A876CE">
        <w:t>berjalan</w:t>
      </w:r>
      <w:proofErr w:type="spellEnd"/>
      <w:r w:rsidRPr="00A876CE">
        <w:t xml:space="preserve"> </w:t>
      </w:r>
      <w:proofErr w:type="spellStart"/>
      <w:r w:rsidRPr="00A876CE">
        <w:t>dengan</w:t>
      </w:r>
      <w:proofErr w:type="spellEnd"/>
      <w:r w:rsidRPr="00A876CE">
        <w:t xml:space="preserve"> </w:t>
      </w:r>
      <w:proofErr w:type="spellStart"/>
      <w:r w:rsidRPr="00A876CE">
        <w:t>lancar</w:t>
      </w:r>
      <w:proofErr w:type="spellEnd"/>
      <w:r w:rsidRPr="00A876CE">
        <w:t xml:space="preserve">, </w:t>
      </w:r>
      <w:proofErr w:type="spellStart"/>
      <w:r w:rsidRPr="00A876CE">
        <w:t>penuh</w:t>
      </w:r>
      <w:proofErr w:type="spellEnd"/>
      <w:r w:rsidRPr="00A876CE">
        <w:t xml:space="preserve"> </w:t>
      </w:r>
      <w:proofErr w:type="spellStart"/>
      <w:r w:rsidRPr="00A876CE">
        <w:t>rahmat</w:t>
      </w:r>
      <w:proofErr w:type="spellEnd"/>
      <w:r w:rsidRPr="00A876CE">
        <w:t xml:space="preserve">, dan </w:t>
      </w:r>
      <w:proofErr w:type="spellStart"/>
      <w:r w:rsidRPr="00A876CE">
        <w:t>senantiasa</w:t>
      </w:r>
      <w:proofErr w:type="spellEnd"/>
      <w:r w:rsidRPr="00A876CE">
        <w:t xml:space="preserve"> </w:t>
      </w:r>
      <w:proofErr w:type="spellStart"/>
      <w:r w:rsidRPr="00A876CE">
        <w:t>mendapat</w:t>
      </w:r>
      <w:proofErr w:type="spellEnd"/>
      <w:r w:rsidRPr="00A876CE">
        <w:t xml:space="preserve"> </w:t>
      </w:r>
      <w:proofErr w:type="spellStart"/>
      <w:r w:rsidRPr="00A876CE">
        <w:t>rida</w:t>
      </w:r>
      <w:proofErr w:type="spellEnd"/>
      <w:r w:rsidRPr="00A876CE">
        <w:t>-Nya.</w:t>
      </w:r>
    </w:p>
    <w:p w14:paraId="77CD5299" w14:textId="77777777" w:rsidR="00A876CE" w:rsidRPr="00A876CE" w:rsidRDefault="00A876CE" w:rsidP="00A876CE">
      <w:proofErr w:type="spellStart"/>
      <w:r w:rsidRPr="00A876CE">
        <w:rPr>
          <w:b/>
          <w:bCs/>
        </w:rPr>
        <w:t>Aamiin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ya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Rabbal</w:t>
      </w:r>
      <w:proofErr w:type="spellEnd"/>
      <w:r w:rsidRPr="00A876CE">
        <w:rPr>
          <w:b/>
          <w:bCs/>
        </w:rPr>
        <w:t xml:space="preserve"> 'Alamin.</w:t>
      </w:r>
    </w:p>
    <w:p w14:paraId="1AE6BE61" w14:textId="77777777" w:rsidR="00A876CE" w:rsidRPr="00A876CE" w:rsidRDefault="00A876CE" w:rsidP="00A876CE">
      <w:r w:rsidRPr="00A876CE">
        <w:pict w14:anchorId="3C2D977F">
          <v:rect id="_x0000_i1118" style="width:0;height:1.5pt" o:hralign="center" o:hrstd="t" o:hr="t" fillcolor="#a0a0a0" stroked="f"/>
        </w:pict>
      </w:r>
    </w:p>
    <w:p w14:paraId="21226063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MENUJU PROSESI AKAD</w:t>
      </w:r>
    </w:p>
    <w:p w14:paraId="3ED884F1" w14:textId="77777777" w:rsidR="00A876CE" w:rsidRPr="00A876CE" w:rsidRDefault="00A876CE" w:rsidP="00A876CE">
      <w:r w:rsidRPr="00A876CE">
        <w:t xml:space="preserve">Bapak/Ibu </w:t>
      </w:r>
      <w:proofErr w:type="spellStart"/>
      <w:r w:rsidRPr="00A876CE">
        <w:t>hadirin</w:t>
      </w:r>
      <w:proofErr w:type="spellEnd"/>
      <w:r w:rsidRPr="00A876CE">
        <w:t xml:space="preserve"> yang kami </w:t>
      </w:r>
      <w:proofErr w:type="spellStart"/>
      <w:r w:rsidRPr="00A876CE">
        <w:t>hormati</w:t>
      </w:r>
      <w:proofErr w:type="spellEnd"/>
      <w:r w:rsidRPr="00A876CE">
        <w:t>,</w:t>
      </w:r>
    </w:p>
    <w:p w14:paraId="1370D643" w14:textId="77777777" w:rsidR="00A876CE" w:rsidRPr="00A876CE" w:rsidRDefault="00A876CE" w:rsidP="00A876CE">
      <w:proofErr w:type="spellStart"/>
      <w:r w:rsidRPr="00A876CE">
        <w:t>Sesaat</w:t>
      </w:r>
      <w:proofErr w:type="spellEnd"/>
      <w:r w:rsidRPr="00A876CE">
        <w:t xml:space="preserve"> </w:t>
      </w:r>
      <w:proofErr w:type="spellStart"/>
      <w:r w:rsidRPr="00A876CE">
        <w:t>lagi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mengikuti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</w:t>
      </w:r>
      <w:proofErr w:type="spellStart"/>
      <w:r w:rsidRPr="00A876CE">
        <w:t>antara</w:t>
      </w:r>
      <w:proofErr w:type="spellEnd"/>
      <w:r w:rsidRPr="00A876CE">
        <w:t>:</w:t>
      </w:r>
    </w:p>
    <w:p w14:paraId="6AD89178" w14:textId="77777777" w:rsidR="00A876CE" w:rsidRPr="00A876CE" w:rsidRDefault="00A876CE" w:rsidP="00A876CE">
      <w:r w:rsidRPr="00A876CE">
        <w:rPr>
          <w:b/>
          <w:bCs/>
        </w:rPr>
        <w:t xml:space="preserve">Agung Mustaqim, </w:t>
      </w:r>
      <w:proofErr w:type="spellStart"/>
      <w:r w:rsidRPr="00A876CE">
        <w:rPr>
          <w:b/>
          <w:bCs/>
        </w:rPr>
        <w:t>S.Kom</w:t>
      </w:r>
      <w:proofErr w:type="spellEnd"/>
      <w:r w:rsidRPr="00A876CE">
        <w:br/>
      </w:r>
      <w:r w:rsidRPr="00A876CE">
        <w:rPr>
          <w:b/>
          <w:bCs/>
        </w:rPr>
        <w:t>&amp;</w:t>
      </w:r>
      <w:r w:rsidRPr="00A876CE">
        <w:br/>
      </w:r>
      <w:r w:rsidRPr="00A876CE">
        <w:rPr>
          <w:b/>
          <w:bCs/>
        </w:rPr>
        <w:t>Ulfah Ramadhani, S.T.</w:t>
      </w:r>
    </w:p>
    <w:p w14:paraId="11518D3A" w14:textId="77777777" w:rsidR="00A876CE" w:rsidRPr="00A876CE" w:rsidRDefault="00A876CE" w:rsidP="00A876CE">
      <w:r w:rsidRPr="00A876CE">
        <w:pict w14:anchorId="3C19A7B2">
          <v:rect id="_x0000_i1119" style="width:0;height:1.5pt" o:hralign="center" o:hrstd="t" o:hr="t" fillcolor="#a0a0a0" stroked="f"/>
        </w:pict>
      </w:r>
    </w:p>
    <w:p w14:paraId="00A39B74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PENYERAHAN KEPADA PENGHULU</w:t>
      </w:r>
    </w:p>
    <w:p w14:paraId="1F8F5928" w14:textId="77777777" w:rsidR="00A876CE" w:rsidRPr="00A876CE" w:rsidRDefault="00A876CE" w:rsidP="00A876CE">
      <w:proofErr w:type="spellStart"/>
      <w:r w:rsidRPr="00A876CE">
        <w:t>Hadirin</w:t>
      </w:r>
      <w:proofErr w:type="spellEnd"/>
      <w:r w:rsidRPr="00A876CE">
        <w:t xml:space="preserve"> yang kami </w:t>
      </w:r>
      <w:proofErr w:type="spellStart"/>
      <w:r w:rsidRPr="00A876CE">
        <w:t>hormati</w:t>
      </w:r>
      <w:proofErr w:type="spellEnd"/>
      <w:r w:rsidRPr="00A876CE">
        <w:t>,</w:t>
      </w:r>
    </w:p>
    <w:p w14:paraId="595C06DB" w14:textId="77777777" w:rsidR="00A876CE" w:rsidRPr="00A876CE" w:rsidRDefault="00A876CE" w:rsidP="00A876CE">
      <w:r w:rsidRPr="00A876CE">
        <w:t xml:space="preserve">Kini </w:t>
      </w:r>
      <w:proofErr w:type="spellStart"/>
      <w:r w:rsidRPr="00A876CE">
        <w:t>kendali</w:t>
      </w:r>
      <w:proofErr w:type="spellEnd"/>
      <w:r w:rsidRPr="00A876CE">
        <w:t xml:space="preserve"> acara kami </w:t>
      </w:r>
      <w:proofErr w:type="spellStart"/>
      <w:r w:rsidRPr="00A876CE">
        <w:t>serahkan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Bapak Penghulu </w:t>
      </w:r>
      <w:proofErr w:type="spellStart"/>
      <w:r w:rsidRPr="00A876CE">
        <w:t>dari</w:t>
      </w:r>
      <w:proofErr w:type="spellEnd"/>
      <w:r w:rsidRPr="00A876CE">
        <w:t xml:space="preserve"> KUA </w:t>
      </w:r>
      <w:proofErr w:type="spellStart"/>
      <w:r w:rsidRPr="00A876CE">
        <w:t>Kecamatan</w:t>
      </w:r>
      <w:proofErr w:type="spellEnd"/>
      <w:r w:rsidRPr="00A876CE">
        <w:t xml:space="preserve"> </w:t>
      </w:r>
      <w:proofErr w:type="spellStart"/>
      <w:r w:rsidRPr="00A876CE">
        <w:t>Ampek</w:t>
      </w:r>
      <w:proofErr w:type="spellEnd"/>
      <w:r w:rsidRPr="00A876CE">
        <w:t xml:space="preserve"> </w:t>
      </w:r>
      <w:proofErr w:type="spellStart"/>
      <w:r w:rsidRPr="00A876CE">
        <w:t>Angkek</w:t>
      </w:r>
      <w:proofErr w:type="spellEnd"/>
      <w:r w:rsidRPr="00A876CE">
        <w:t xml:space="preserve"> yang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memimpin</w:t>
      </w:r>
      <w:proofErr w:type="spellEnd"/>
      <w:r w:rsidRPr="00A876CE">
        <w:t xml:space="preserve"> </w:t>
      </w:r>
      <w:proofErr w:type="spellStart"/>
      <w:r w:rsidRPr="00A876CE">
        <w:t>jalannya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nikah.</w:t>
      </w:r>
    </w:p>
    <w:p w14:paraId="3A7FF529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Kepada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Bapak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kami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persilakan</w:t>
      </w:r>
      <w:proofErr w:type="spellEnd"/>
      <w:r w:rsidRPr="00A876CE">
        <w:rPr>
          <w:lang w:val="pl-PL"/>
        </w:rPr>
        <w:t>.</w:t>
      </w:r>
    </w:p>
    <w:p w14:paraId="59ECEFC6" w14:textId="77777777" w:rsidR="00A876CE" w:rsidRPr="00A876CE" w:rsidRDefault="00A876CE" w:rsidP="00A876CE">
      <w:pPr>
        <w:rPr>
          <w:b/>
          <w:bCs/>
          <w:lang w:val="pl-PL"/>
        </w:rPr>
      </w:pPr>
      <w:proofErr w:type="spellStart"/>
      <w:r w:rsidRPr="00A876CE">
        <w:rPr>
          <w:b/>
          <w:bCs/>
          <w:lang w:val="pl-PL"/>
        </w:rPr>
        <w:t>Rangkaian</w:t>
      </w:r>
      <w:proofErr w:type="spellEnd"/>
      <w:r w:rsidRPr="00A876CE">
        <w:rPr>
          <w:b/>
          <w:bCs/>
          <w:lang w:val="pl-PL"/>
        </w:rPr>
        <w:t xml:space="preserve"> </w:t>
      </w:r>
      <w:proofErr w:type="spellStart"/>
      <w:r w:rsidRPr="00A876CE">
        <w:rPr>
          <w:b/>
          <w:bCs/>
          <w:lang w:val="pl-PL"/>
        </w:rPr>
        <w:t>Prosesi</w:t>
      </w:r>
      <w:proofErr w:type="spellEnd"/>
    </w:p>
    <w:p w14:paraId="71B75C83" w14:textId="77777777" w:rsidR="00A876CE" w:rsidRPr="00A876CE" w:rsidRDefault="00A876CE" w:rsidP="00A876CE">
      <w:pPr>
        <w:numPr>
          <w:ilvl w:val="0"/>
          <w:numId w:val="3"/>
        </w:numPr>
      </w:pPr>
      <w:proofErr w:type="spellStart"/>
      <w:r w:rsidRPr="00A876CE">
        <w:t>Khotbah</w:t>
      </w:r>
      <w:proofErr w:type="spellEnd"/>
      <w:r w:rsidRPr="00A876CE">
        <w:t xml:space="preserve"> Nikah</w:t>
      </w:r>
    </w:p>
    <w:p w14:paraId="226508C6" w14:textId="77777777" w:rsidR="00A876CE" w:rsidRPr="00A876CE" w:rsidRDefault="00A876CE" w:rsidP="00A876CE">
      <w:pPr>
        <w:numPr>
          <w:ilvl w:val="0"/>
          <w:numId w:val="3"/>
        </w:numPr>
      </w:pPr>
      <w:proofErr w:type="spellStart"/>
      <w:r w:rsidRPr="00A876CE">
        <w:t>Ijab</w:t>
      </w:r>
      <w:proofErr w:type="spellEnd"/>
      <w:r w:rsidRPr="00A876CE">
        <w:t xml:space="preserve"> Kabul</w:t>
      </w:r>
    </w:p>
    <w:p w14:paraId="190E5F16" w14:textId="77777777" w:rsidR="00A876CE" w:rsidRPr="00A876CE" w:rsidRDefault="00A876CE" w:rsidP="00A876CE">
      <w:pPr>
        <w:numPr>
          <w:ilvl w:val="0"/>
          <w:numId w:val="3"/>
        </w:numPr>
      </w:pPr>
      <w:r w:rsidRPr="00A876CE">
        <w:t>Doa oleh Penghulu</w:t>
      </w:r>
    </w:p>
    <w:p w14:paraId="57628996" w14:textId="77777777" w:rsidR="00A876CE" w:rsidRPr="00A876CE" w:rsidRDefault="00A876CE" w:rsidP="00A876CE">
      <w:pPr>
        <w:numPr>
          <w:ilvl w:val="0"/>
          <w:numId w:val="3"/>
        </w:numPr>
      </w:pPr>
      <w:r w:rsidRPr="00A876CE">
        <w:t xml:space="preserve">Doa Suami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Istri</w:t>
      </w:r>
      <w:proofErr w:type="spellEnd"/>
    </w:p>
    <w:p w14:paraId="7A451AFA" w14:textId="77777777" w:rsidR="00A876CE" w:rsidRPr="00A876CE" w:rsidRDefault="00A876CE" w:rsidP="00A876CE">
      <w:pPr>
        <w:numPr>
          <w:ilvl w:val="0"/>
          <w:numId w:val="3"/>
        </w:numPr>
      </w:pPr>
      <w:proofErr w:type="spellStart"/>
      <w:r w:rsidRPr="00A876CE">
        <w:t>Penandatanganan</w:t>
      </w:r>
      <w:proofErr w:type="spellEnd"/>
      <w:r w:rsidRPr="00A876CE">
        <w:t xml:space="preserve"> </w:t>
      </w:r>
      <w:proofErr w:type="spellStart"/>
      <w:r w:rsidRPr="00A876CE">
        <w:t>Buku</w:t>
      </w:r>
      <w:proofErr w:type="spellEnd"/>
      <w:r w:rsidRPr="00A876CE">
        <w:t xml:space="preserve"> Nikah</w:t>
      </w:r>
    </w:p>
    <w:p w14:paraId="4828E0B5" w14:textId="77777777" w:rsidR="00A876CE" w:rsidRPr="00A876CE" w:rsidRDefault="00A876CE" w:rsidP="00A876CE">
      <w:pPr>
        <w:numPr>
          <w:ilvl w:val="0"/>
          <w:numId w:val="3"/>
        </w:numPr>
      </w:pPr>
      <w:proofErr w:type="spellStart"/>
      <w:r w:rsidRPr="00A876CE">
        <w:t>Penyerahan</w:t>
      </w:r>
      <w:proofErr w:type="spellEnd"/>
      <w:r w:rsidRPr="00A876CE">
        <w:t xml:space="preserve"> Mahar</w:t>
      </w:r>
    </w:p>
    <w:p w14:paraId="63414B34" w14:textId="77777777" w:rsidR="00A876CE" w:rsidRPr="00A876CE" w:rsidRDefault="00A876CE" w:rsidP="00A876CE">
      <w:r w:rsidRPr="00A876CE">
        <w:pict w14:anchorId="3F433939">
          <v:rect id="_x0000_i1120" style="width:0;height:1.5pt" o:hralign="center" o:hrstd="t" o:hr="t" fillcolor="#a0a0a0" stroked="f"/>
        </w:pict>
      </w:r>
    </w:p>
    <w:p w14:paraId="5AEF06B8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SETELAH IJAB KABUL</w:t>
      </w:r>
    </w:p>
    <w:p w14:paraId="1EE1B236" w14:textId="77777777" w:rsidR="00A876CE" w:rsidRPr="00A876CE" w:rsidRDefault="00A876CE" w:rsidP="00A876CE">
      <w:r w:rsidRPr="00A876CE">
        <w:rPr>
          <w:b/>
          <w:bCs/>
        </w:rPr>
        <w:lastRenderedPageBreak/>
        <w:t>Alhamdulillah...</w:t>
      </w:r>
    </w:p>
    <w:p w14:paraId="537E94A3" w14:textId="77777777" w:rsidR="00A876CE" w:rsidRPr="00A876CE" w:rsidRDefault="00A876CE" w:rsidP="00A876CE">
      <w:proofErr w:type="spellStart"/>
      <w:r w:rsidRPr="00A876CE">
        <w:t>Terima</w:t>
      </w:r>
      <w:proofErr w:type="spellEnd"/>
      <w:r w:rsidRPr="00A876CE">
        <w:t xml:space="preserve"> </w:t>
      </w:r>
      <w:proofErr w:type="spellStart"/>
      <w:r w:rsidRPr="00A876CE">
        <w:t>kasih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Bapak Penghulu yang </w:t>
      </w:r>
      <w:proofErr w:type="spellStart"/>
      <w:r w:rsidRPr="00A876CE">
        <w:t>telah</w:t>
      </w:r>
      <w:proofErr w:type="spellEnd"/>
      <w:r w:rsidRPr="00A876CE">
        <w:t xml:space="preserve"> </w:t>
      </w:r>
      <w:proofErr w:type="spellStart"/>
      <w:r w:rsidRPr="00A876CE">
        <w:t>memimpin</w:t>
      </w:r>
      <w:proofErr w:type="spellEnd"/>
      <w:r w:rsidRPr="00A876CE">
        <w:t xml:space="preserve"> </w:t>
      </w:r>
      <w:proofErr w:type="spellStart"/>
      <w:r w:rsidRPr="00A876CE">
        <w:t>prosesi</w:t>
      </w:r>
      <w:proofErr w:type="spellEnd"/>
      <w:r w:rsidRPr="00A876CE">
        <w:t xml:space="preserve"> </w:t>
      </w:r>
      <w:proofErr w:type="spellStart"/>
      <w:r w:rsidRPr="00A876CE">
        <w:t>akad</w:t>
      </w:r>
      <w:proofErr w:type="spellEnd"/>
      <w:r w:rsidRPr="00A876CE">
        <w:t xml:space="preserve"> nikah </w:t>
      </w:r>
      <w:proofErr w:type="spellStart"/>
      <w:r w:rsidRPr="00A876CE">
        <w:t>antara</w:t>
      </w:r>
      <w:proofErr w:type="spellEnd"/>
      <w:r w:rsidRPr="00A876CE">
        <w:t xml:space="preserve"> </w:t>
      </w:r>
      <w:r w:rsidRPr="00A876CE">
        <w:rPr>
          <w:b/>
          <w:bCs/>
        </w:rPr>
        <w:t>Agung Mustaqim</w:t>
      </w:r>
      <w:r w:rsidRPr="00A876CE">
        <w:t xml:space="preserve"> dan </w:t>
      </w:r>
      <w:r w:rsidRPr="00A876CE">
        <w:rPr>
          <w:b/>
          <w:bCs/>
        </w:rPr>
        <w:t>Ulfah Ramadhani</w:t>
      </w:r>
      <w:r w:rsidRPr="00A876CE">
        <w:t xml:space="preserve">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>.</w:t>
      </w:r>
    </w:p>
    <w:p w14:paraId="3A1914F2" w14:textId="77777777" w:rsidR="00A876CE" w:rsidRPr="00A876CE" w:rsidRDefault="00A876CE" w:rsidP="00A876CE">
      <w:proofErr w:type="spellStart"/>
      <w:r w:rsidRPr="00A876CE">
        <w:t>Dengan</w:t>
      </w:r>
      <w:proofErr w:type="spellEnd"/>
      <w:r w:rsidRPr="00A876CE">
        <w:t xml:space="preserve"> </w:t>
      </w:r>
      <w:proofErr w:type="spellStart"/>
      <w:r w:rsidRPr="00A876CE">
        <w:t>telah</w:t>
      </w:r>
      <w:proofErr w:type="spellEnd"/>
      <w:r w:rsidRPr="00A876CE">
        <w:t xml:space="preserve"> </w:t>
      </w:r>
      <w:proofErr w:type="spellStart"/>
      <w:r w:rsidRPr="00A876CE">
        <w:t>diucapkannya</w:t>
      </w:r>
      <w:proofErr w:type="spellEnd"/>
      <w:r w:rsidRPr="00A876CE">
        <w:t xml:space="preserve"> </w:t>
      </w:r>
      <w:proofErr w:type="spellStart"/>
      <w:r w:rsidRPr="00A876CE">
        <w:t>ijab</w:t>
      </w:r>
      <w:proofErr w:type="spellEnd"/>
      <w:r w:rsidRPr="00A876CE">
        <w:t xml:space="preserve"> dan </w:t>
      </w:r>
      <w:proofErr w:type="spellStart"/>
      <w:r w:rsidRPr="00A876CE">
        <w:t>kabul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dinyatakan</w:t>
      </w:r>
      <w:proofErr w:type="spellEnd"/>
      <w:r w:rsidRPr="00A876CE">
        <w:t xml:space="preserve"> </w:t>
      </w:r>
      <w:proofErr w:type="spellStart"/>
      <w:r w:rsidRPr="00A876CE">
        <w:t>sah</w:t>
      </w:r>
      <w:proofErr w:type="spellEnd"/>
      <w:r w:rsidRPr="00A876CE">
        <w:t xml:space="preserve">, </w:t>
      </w:r>
      <w:proofErr w:type="spellStart"/>
      <w:r w:rsidRPr="00A876CE">
        <w:t>maka</w:t>
      </w:r>
      <w:proofErr w:type="spellEnd"/>
      <w:r w:rsidRPr="00A876CE">
        <w:t xml:space="preserve">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resmi</w:t>
      </w:r>
      <w:proofErr w:type="spellEnd"/>
      <w:r w:rsidRPr="00A876CE">
        <w:t xml:space="preserve"> </w:t>
      </w:r>
      <w:proofErr w:type="spellStart"/>
      <w:r w:rsidRPr="00A876CE">
        <w:t>menjadi</w:t>
      </w:r>
      <w:proofErr w:type="spellEnd"/>
      <w:r w:rsidRPr="00A876CE">
        <w:t xml:space="preserve"> </w:t>
      </w:r>
      <w:proofErr w:type="spellStart"/>
      <w:r w:rsidRPr="00A876CE">
        <w:t>pasangan</w:t>
      </w:r>
      <w:proofErr w:type="spellEnd"/>
      <w:r w:rsidRPr="00A876CE">
        <w:t xml:space="preserve"> </w:t>
      </w:r>
      <w:proofErr w:type="spellStart"/>
      <w:r w:rsidRPr="00A876CE">
        <w:t>suami</w:t>
      </w:r>
      <w:proofErr w:type="spellEnd"/>
      <w:r w:rsidRPr="00A876CE">
        <w:t xml:space="preserve"> </w:t>
      </w:r>
      <w:proofErr w:type="spellStart"/>
      <w:r w:rsidRPr="00A876CE">
        <w:t>istri</w:t>
      </w:r>
      <w:proofErr w:type="spellEnd"/>
      <w:r w:rsidRPr="00A876CE">
        <w:t xml:space="preserve">, </w:t>
      </w:r>
      <w:proofErr w:type="spellStart"/>
      <w:r w:rsidRPr="00A876CE">
        <w:t>sah</w:t>
      </w:r>
      <w:proofErr w:type="spellEnd"/>
      <w:r w:rsidRPr="00A876CE">
        <w:t xml:space="preserve"> </w:t>
      </w:r>
      <w:proofErr w:type="spellStart"/>
      <w:r w:rsidRPr="00A876CE">
        <w:t>menurut</w:t>
      </w:r>
      <w:proofErr w:type="spellEnd"/>
      <w:r w:rsidRPr="00A876CE">
        <w:t xml:space="preserve"> </w:t>
      </w:r>
      <w:proofErr w:type="spellStart"/>
      <w:r w:rsidRPr="00A876CE">
        <w:t>syariat</w:t>
      </w:r>
      <w:proofErr w:type="spellEnd"/>
      <w:r w:rsidRPr="00A876CE">
        <w:t xml:space="preserve"> Islam dan </w:t>
      </w:r>
      <w:proofErr w:type="spellStart"/>
      <w:r w:rsidRPr="00A876CE">
        <w:t>diakui</w:t>
      </w:r>
      <w:proofErr w:type="spellEnd"/>
      <w:r w:rsidRPr="00A876CE">
        <w:t xml:space="preserve"> oleh Negara </w:t>
      </w:r>
      <w:proofErr w:type="spellStart"/>
      <w:r w:rsidRPr="00A876CE">
        <w:t>Kesatuan</w:t>
      </w:r>
      <w:proofErr w:type="spellEnd"/>
      <w:r w:rsidRPr="00A876CE">
        <w:t xml:space="preserve"> Republik Indonesia.</w:t>
      </w:r>
    </w:p>
    <w:p w14:paraId="6F4558AF" w14:textId="77777777" w:rsidR="00A876CE" w:rsidRPr="00A876CE" w:rsidRDefault="00A876CE" w:rsidP="00A876CE">
      <w:proofErr w:type="spellStart"/>
      <w:r w:rsidRPr="00A876CE">
        <w:rPr>
          <w:i/>
          <w:iCs/>
        </w:rPr>
        <w:t>Sasanang-sanang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hati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urang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maliek</w:t>
      </w:r>
      <w:proofErr w:type="spellEnd"/>
      <w:r w:rsidRPr="00A876CE">
        <w:rPr>
          <w:i/>
          <w:iCs/>
        </w:rPr>
        <w:t>,</w:t>
      </w:r>
      <w:r w:rsidRPr="00A876CE">
        <w:br/>
      </w:r>
      <w:proofErr w:type="spellStart"/>
      <w:r w:rsidRPr="00A876CE">
        <w:rPr>
          <w:i/>
          <w:iCs/>
        </w:rPr>
        <w:t>Labiah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sanang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urang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tuo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manyaksikan</w:t>
      </w:r>
      <w:proofErr w:type="spellEnd"/>
      <w:r w:rsidRPr="00A876CE">
        <w:rPr>
          <w:i/>
          <w:iCs/>
        </w:rPr>
        <w:t xml:space="preserve">, </w:t>
      </w:r>
      <w:proofErr w:type="spellStart"/>
      <w:r w:rsidRPr="00A876CE">
        <w:rPr>
          <w:i/>
          <w:iCs/>
        </w:rPr>
        <w:t>anak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surang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kini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lah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baduo</w:t>
      </w:r>
      <w:proofErr w:type="spellEnd"/>
      <w:r w:rsidRPr="00A876CE">
        <w:rPr>
          <w:i/>
          <w:iCs/>
        </w:rPr>
        <w:t>.</w:t>
      </w:r>
    </w:p>
    <w:p w14:paraId="52682A6F" w14:textId="77777777" w:rsidR="00A876CE" w:rsidRPr="00A876CE" w:rsidRDefault="00A876CE" w:rsidP="00A876CE">
      <w:r w:rsidRPr="00A876CE">
        <w:rPr>
          <w:i/>
          <w:iCs/>
        </w:rPr>
        <w:t xml:space="preserve">Jiko </w:t>
      </w:r>
      <w:proofErr w:type="spellStart"/>
      <w:r w:rsidRPr="00A876CE">
        <w:rPr>
          <w:i/>
          <w:iCs/>
        </w:rPr>
        <w:t>buliah</w:t>
      </w:r>
      <w:proofErr w:type="spellEnd"/>
      <w:r w:rsidRPr="00A876CE">
        <w:rPr>
          <w:i/>
          <w:iCs/>
        </w:rPr>
        <w:t xml:space="preserve"> pinta jo pinto, nak duo </w:t>
      </w:r>
      <w:proofErr w:type="spellStart"/>
      <w:r w:rsidRPr="00A876CE">
        <w:rPr>
          <w:i/>
          <w:iCs/>
        </w:rPr>
        <w:t>bunyi</w:t>
      </w:r>
      <w:proofErr w:type="spellEnd"/>
      <w:r w:rsidRPr="00A876CE">
        <w:rPr>
          <w:i/>
          <w:iCs/>
        </w:rPr>
        <w:t xml:space="preserve"> pantun.</w:t>
      </w:r>
      <w:r w:rsidRPr="00A876CE">
        <w:br/>
      </w:r>
      <w:proofErr w:type="spellStart"/>
      <w:r w:rsidRPr="00A876CE">
        <w:rPr>
          <w:i/>
          <w:iCs/>
        </w:rPr>
        <w:t>Jikok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dapek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kain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baragi</w:t>
      </w:r>
      <w:proofErr w:type="spellEnd"/>
      <w:r w:rsidRPr="00A876CE">
        <w:rPr>
          <w:i/>
          <w:iCs/>
        </w:rPr>
        <w:t xml:space="preserve">, </w:t>
      </w:r>
      <w:proofErr w:type="spellStart"/>
      <w:r w:rsidRPr="00A876CE">
        <w:rPr>
          <w:i/>
          <w:iCs/>
        </w:rPr>
        <w:t>usahlah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urang</w:t>
      </w:r>
      <w:proofErr w:type="spellEnd"/>
      <w:r w:rsidRPr="00A876CE">
        <w:rPr>
          <w:i/>
          <w:iCs/>
        </w:rPr>
        <w:t xml:space="preserve"> nan </w:t>
      </w:r>
      <w:proofErr w:type="spellStart"/>
      <w:r w:rsidRPr="00A876CE">
        <w:rPr>
          <w:i/>
          <w:iCs/>
        </w:rPr>
        <w:t>manyasahkan</w:t>
      </w:r>
      <w:proofErr w:type="spellEnd"/>
      <w:r w:rsidRPr="00A876CE">
        <w:rPr>
          <w:i/>
          <w:iCs/>
        </w:rPr>
        <w:t>.</w:t>
      </w:r>
    </w:p>
    <w:p w14:paraId="0130BDB8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i/>
          <w:iCs/>
          <w:lang w:val="pl-PL"/>
        </w:rPr>
        <w:t>Jikok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dapek</w:t>
      </w:r>
      <w:proofErr w:type="spellEnd"/>
      <w:r w:rsidRPr="00A876CE">
        <w:rPr>
          <w:i/>
          <w:iCs/>
          <w:lang w:val="pl-PL"/>
        </w:rPr>
        <w:t xml:space="preserve"> kawin </w:t>
      </w:r>
      <w:proofErr w:type="spellStart"/>
      <w:r w:rsidRPr="00A876CE">
        <w:rPr>
          <w:i/>
          <w:iCs/>
          <w:lang w:val="pl-PL"/>
        </w:rPr>
        <w:t>sakali</w:t>
      </w:r>
      <w:proofErr w:type="spellEnd"/>
      <w:r w:rsidRPr="00A876CE">
        <w:rPr>
          <w:i/>
          <w:iCs/>
          <w:lang w:val="pl-PL"/>
        </w:rPr>
        <w:t>,</w:t>
      </w:r>
      <w:r w:rsidRPr="00A876CE">
        <w:rPr>
          <w:lang w:val="pl-PL"/>
        </w:rPr>
        <w:br/>
      </w:r>
      <w:proofErr w:type="spellStart"/>
      <w:r w:rsidRPr="00A876CE">
        <w:rPr>
          <w:i/>
          <w:iCs/>
          <w:lang w:val="pl-PL"/>
        </w:rPr>
        <w:t>Bialah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tambilang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nan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mamisahkan</w:t>
      </w:r>
      <w:proofErr w:type="spellEnd"/>
      <w:r w:rsidRPr="00A876CE">
        <w:rPr>
          <w:i/>
          <w:iCs/>
          <w:lang w:val="pl-PL"/>
        </w:rPr>
        <w:t>.</w:t>
      </w:r>
    </w:p>
    <w:p w14:paraId="45EAE3B5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lang w:val="pl-PL"/>
        </w:rPr>
        <w:t>Semoga</w:t>
      </w:r>
      <w:proofErr w:type="spellEnd"/>
      <w:r w:rsidRPr="00A876CE">
        <w:rPr>
          <w:lang w:val="pl-PL"/>
        </w:rPr>
        <w:t xml:space="preserve"> Allah SWT </w:t>
      </w:r>
      <w:proofErr w:type="spellStart"/>
      <w:r w:rsidRPr="00A876CE">
        <w:rPr>
          <w:lang w:val="pl-PL"/>
        </w:rPr>
        <w:t>senantiasa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melimpahkan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keberkahan</w:t>
      </w:r>
      <w:proofErr w:type="spellEnd"/>
      <w:r w:rsidRPr="00A876CE">
        <w:rPr>
          <w:lang w:val="pl-PL"/>
        </w:rPr>
        <w:t xml:space="preserve">, </w:t>
      </w:r>
      <w:proofErr w:type="spellStart"/>
      <w:r w:rsidRPr="00A876CE">
        <w:rPr>
          <w:lang w:val="pl-PL"/>
        </w:rPr>
        <w:t>kasih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sayang</w:t>
      </w:r>
      <w:proofErr w:type="spellEnd"/>
      <w:r w:rsidRPr="00A876CE">
        <w:rPr>
          <w:lang w:val="pl-PL"/>
        </w:rPr>
        <w:t xml:space="preserve">, dan </w:t>
      </w:r>
      <w:proofErr w:type="spellStart"/>
      <w:r w:rsidRPr="00A876CE">
        <w:rPr>
          <w:lang w:val="pl-PL"/>
        </w:rPr>
        <w:t>kebahagiaan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kepada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kedua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mempelai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hingga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akhir</w:t>
      </w:r>
      <w:proofErr w:type="spellEnd"/>
      <w:r w:rsidRPr="00A876CE">
        <w:rPr>
          <w:lang w:val="pl-PL"/>
        </w:rPr>
        <w:t xml:space="preserve"> </w:t>
      </w:r>
      <w:proofErr w:type="spellStart"/>
      <w:r w:rsidRPr="00A876CE">
        <w:rPr>
          <w:lang w:val="pl-PL"/>
        </w:rPr>
        <w:t>hayat</w:t>
      </w:r>
      <w:proofErr w:type="spellEnd"/>
      <w:r w:rsidRPr="00A876CE">
        <w:rPr>
          <w:lang w:val="pl-PL"/>
        </w:rPr>
        <w:t>.</w:t>
      </w:r>
    </w:p>
    <w:p w14:paraId="5F2E6282" w14:textId="77777777" w:rsidR="00A876CE" w:rsidRPr="00A876CE" w:rsidRDefault="00A876CE" w:rsidP="00A876CE">
      <w:r w:rsidRPr="00A876CE">
        <w:pict w14:anchorId="10F70638">
          <v:rect id="_x0000_i1121" style="width:0;height:1.5pt" o:hralign="center" o:hrstd="t" o:hr="t" fillcolor="#a0a0a0" stroked="f"/>
        </w:pict>
      </w:r>
    </w:p>
    <w:p w14:paraId="1185ECAC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SESI FOTO</w:t>
      </w:r>
    </w:p>
    <w:p w14:paraId="59D534FC" w14:textId="77777777" w:rsidR="00A876CE" w:rsidRPr="00A876CE" w:rsidRDefault="00A876CE" w:rsidP="00A876CE">
      <w:proofErr w:type="spellStart"/>
      <w:r w:rsidRPr="00A876CE">
        <w:t>Selanjutnya</w:t>
      </w:r>
      <w:proofErr w:type="spellEnd"/>
      <w:r w:rsidRPr="00A876CE">
        <w:t xml:space="preserve"> </w:t>
      </w:r>
      <w:proofErr w:type="spellStart"/>
      <w:r w:rsidRPr="00A876CE">
        <w:t>akan</w:t>
      </w:r>
      <w:proofErr w:type="spellEnd"/>
      <w:r w:rsidRPr="00A876CE">
        <w:t xml:space="preserve"> </w:t>
      </w:r>
      <w:proofErr w:type="spellStart"/>
      <w:r w:rsidRPr="00A876CE">
        <w:t>dilaksanakan</w:t>
      </w:r>
      <w:proofErr w:type="spellEnd"/>
      <w:r w:rsidRPr="00A876CE">
        <w:t xml:space="preserve"> </w:t>
      </w:r>
      <w:proofErr w:type="spellStart"/>
      <w:r w:rsidRPr="00A876CE">
        <w:t>sesi</w:t>
      </w:r>
      <w:proofErr w:type="spellEnd"/>
      <w:r w:rsidRPr="00A876CE">
        <w:t xml:space="preserve"> </w:t>
      </w:r>
      <w:proofErr w:type="spellStart"/>
      <w:r w:rsidRPr="00A876CE">
        <w:t>dokumentasi</w:t>
      </w:r>
      <w:proofErr w:type="spellEnd"/>
      <w:r w:rsidRPr="00A876CE">
        <w:t xml:space="preserve"> </w:t>
      </w:r>
      <w:proofErr w:type="spellStart"/>
      <w:r w:rsidRPr="00A876CE">
        <w:t>bersama</w:t>
      </w:r>
      <w:proofErr w:type="spellEnd"/>
      <w:r w:rsidRPr="00A876CE">
        <w:t xml:space="preserve"> </w:t>
      </w:r>
      <w:proofErr w:type="spellStart"/>
      <w:r w:rsidRPr="00A876CE">
        <w:t>dengan</w:t>
      </w:r>
      <w:proofErr w:type="spellEnd"/>
      <w:r w:rsidRPr="00A876CE">
        <w:t xml:space="preserve"> </w:t>
      </w:r>
      <w:proofErr w:type="spellStart"/>
      <w:r w:rsidRPr="00A876CE">
        <w:t>urutan</w:t>
      </w:r>
      <w:proofErr w:type="spellEnd"/>
      <w:r w:rsidRPr="00A876CE">
        <w:t xml:space="preserve"> </w:t>
      </w:r>
      <w:proofErr w:type="spellStart"/>
      <w:r w:rsidRPr="00A876CE">
        <w:t>sebagai</w:t>
      </w:r>
      <w:proofErr w:type="spellEnd"/>
      <w:r w:rsidRPr="00A876CE">
        <w:t xml:space="preserve"> </w:t>
      </w:r>
      <w:proofErr w:type="spellStart"/>
      <w:r w:rsidRPr="00A876CE">
        <w:t>berikut</w:t>
      </w:r>
      <w:proofErr w:type="spellEnd"/>
      <w:r w:rsidRPr="00A876CE">
        <w:t>:</w:t>
      </w:r>
    </w:p>
    <w:p w14:paraId="635E91B8" w14:textId="77777777" w:rsidR="00A876CE" w:rsidRPr="00A876CE" w:rsidRDefault="00A876CE" w:rsidP="00A876CE">
      <w:pPr>
        <w:numPr>
          <w:ilvl w:val="0"/>
          <w:numId w:val="4"/>
        </w:numPr>
      </w:pP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>.</w:t>
      </w:r>
    </w:p>
    <w:p w14:paraId="3E092872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orang</w:t>
      </w:r>
      <w:proofErr w:type="spellEnd"/>
      <w:r w:rsidRPr="00A876CE">
        <w:rPr>
          <w:lang w:val="pt-PT"/>
        </w:rPr>
        <w:t xml:space="preserve"> tua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wanita</w:t>
      </w:r>
      <w:proofErr w:type="spellEnd"/>
      <w:r w:rsidRPr="00A876CE">
        <w:rPr>
          <w:lang w:val="pt-PT"/>
        </w:rPr>
        <w:t>.</w:t>
      </w:r>
    </w:p>
    <w:p w14:paraId="006166C6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orang</w:t>
      </w:r>
      <w:proofErr w:type="spellEnd"/>
      <w:r w:rsidRPr="00A876CE">
        <w:rPr>
          <w:lang w:val="pt-PT"/>
        </w:rPr>
        <w:t xml:space="preserve"> tua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pria</w:t>
      </w:r>
      <w:proofErr w:type="spellEnd"/>
      <w:r w:rsidRPr="00A876CE">
        <w:rPr>
          <w:lang w:val="pt-PT"/>
        </w:rPr>
        <w:t>.</w:t>
      </w:r>
    </w:p>
    <w:p w14:paraId="33B066BD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orang</w:t>
      </w:r>
      <w:proofErr w:type="spellEnd"/>
      <w:r w:rsidRPr="00A876CE">
        <w:rPr>
          <w:lang w:val="pt-PT"/>
        </w:rPr>
        <w:t xml:space="preserve"> tua.</w:t>
      </w:r>
    </w:p>
    <w:p w14:paraId="11622BF8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keluarga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besar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dari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pihak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ibu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wanita</w:t>
      </w:r>
      <w:proofErr w:type="spellEnd"/>
      <w:r w:rsidRPr="00A876CE">
        <w:rPr>
          <w:lang w:val="pt-PT"/>
        </w:rPr>
        <w:t>.</w:t>
      </w:r>
    </w:p>
    <w:p w14:paraId="7E3D79A5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keluarga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besar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dari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pihak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ayah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wanita</w:t>
      </w:r>
      <w:proofErr w:type="spellEnd"/>
      <w:r w:rsidRPr="00A876CE">
        <w:rPr>
          <w:lang w:val="pt-PT"/>
        </w:rPr>
        <w:t>.</w:t>
      </w:r>
    </w:p>
    <w:p w14:paraId="1770A3C2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keluarga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besar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dari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pihak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ibu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pria</w:t>
      </w:r>
      <w:proofErr w:type="spellEnd"/>
      <w:r w:rsidRPr="00A876CE">
        <w:rPr>
          <w:lang w:val="pt-PT"/>
        </w:rPr>
        <w:t>.</w:t>
      </w:r>
    </w:p>
    <w:p w14:paraId="574703D8" w14:textId="77777777" w:rsidR="00A876CE" w:rsidRPr="00A876CE" w:rsidRDefault="00A876CE" w:rsidP="00A876CE">
      <w:pPr>
        <w:numPr>
          <w:ilvl w:val="0"/>
          <w:numId w:val="4"/>
        </w:numPr>
        <w:rPr>
          <w:lang w:val="pt-PT"/>
        </w:rPr>
      </w:pPr>
      <w:proofErr w:type="spellStart"/>
      <w:r w:rsidRPr="00A876CE">
        <w:rPr>
          <w:lang w:val="pt-PT"/>
        </w:rPr>
        <w:t>Kedua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bersama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keluarga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besar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dari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pihak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ayah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mempelai</w:t>
      </w:r>
      <w:proofErr w:type="spellEnd"/>
      <w:r w:rsidRPr="00A876CE">
        <w:rPr>
          <w:lang w:val="pt-PT"/>
        </w:rPr>
        <w:t xml:space="preserve"> </w:t>
      </w:r>
      <w:proofErr w:type="spellStart"/>
      <w:r w:rsidRPr="00A876CE">
        <w:rPr>
          <w:lang w:val="pt-PT"/>
        </w:rPr>
        <w:t>pria</w:t>
      </w:r>
      <w:proofErr w:type="spellEnd"/>
      <w:r w:rsidRPr="00A876CE">
        <w:rPr>
          <w:lang w:val="pt-PT"/>
        </w:rPr>
        <w:t>.</w:t>
      </w:r>
    </w:p>
    <w:p w14:paraId="5A6B626A" w14:textId="77777777" w:rsidR="00A876CE" w:rsidRPr="00A876CE" w:rsidRDefault="00A876CE" w:rsidP="00A876CE">
      <w:r w:rsidRPr="00A876CE">
        <w:pict w14:anchorId="6FB642E5">
          <v:rect id="_x0000_i1122" style="width:0;height:1.5pt" o:hralign="center" o:hrstd="t" o:hr="t" fillcolor="#a0a0a0" stroked="f"/>
        </w:pict>
      </w:r>
    </w:p>
    <w:p w14:paraId="64AB5A64" w14:textId="77777777" w:rsidR="00A876CE" w:rsidRPr="00A876CE" w:rsidRDefault="00A876CE" w:rsidP="00A876CE">
      <w:pPr>
        <w:rPr>
          <w:b/>
          <w:bCs/>
        </w:rPr>
      </w:pPr>
      <w:r w:rsidRPr="00A876CE">
        <w:rPr>
          <w:b/>
          <w:bCs/>
        </w:rPr>
        <w:t>PENUTUP</w:t>
      </w:r>
    </w:p>
    <w:p w14:paraId="1CB79F06" w14:textId="77777777" w:rsidR="00A876CE" w:rsidRPr="00A876CE" w:rsidRDefault="00A876CE" w:rsidP="00A876CE">
      <w:r w:rsidRPr="00A876CE">
        <w:rPr>
          <w:b/>
          <w:bCs/>
        </w:rPr>
        <w:t xml:space="preserve">Bapak/Ibu </w:t>
      </w:r>
      <w:proofErr w:type="spellStart"/>
      <w:r w:rsidRPr="00A876CE">
        <w:rPr>
          <w:b/>
          <w:bCs/>
        </w:rPr>
        <w:t>hadirin</w:t>
      </w:r>
      <w:proofErr w:type="spellEnd"/>
      <w:r w:rsidRPr="00A876CE">
        <w:rPr>
          <w:b/>
          <w:bCs/>
        </w:rPr>
        <w:t xml:space="preserve"> yang </w:t>
      </w:r>
      <w:proofErr w:type="spellStart"/>
      <w:r w:rsidRPr="00A876CE">
        <w:rPr>
          <w:b/>
          <w:bCs/>
        </w:rPr>
        <w:t>berbahagia</w:t>
      </w:r>
      <w:proofErr w:type="spellEnd"/>
      <w:r w:rsidRPr="00A876CE">
        <w:rPr>
          <w:b/>
          <w:bCs/>
        </w:rPr>
        <w:t>,</w:t>
      </w:r>
    </w:p>
    <w:p w14:paraId="4B5C63D9" w14:textId="77777777" w:rsidR="00A876CE" w:rsidRPr="00A876CE" w:rsidRDefault="00A876CE" w:rsidP="00A876CE">
      <w:proofErr w:type="spellStart"/>
      <w:r w:rsidRPr="00A876CE">
        <w:lastRenderedPageBreak/>
        <w:t>Sampailah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di </w:t>
      </w:r>
      <w:proofErr w:type="spellStart"/>
      <w:r w:rsidRPr="00A876CE">
        <w:t>penghujung</w:t>
      </w:r>
      <w:proofErr w:type="spellEnd"/>
      <w:r w:rsidRPr="00A876CE">
        <w:t xml:space="preserve"> </w:t>
      </w:r>
      <w:proofErr w:type="spellStart"/>
      <w:r w:rsidRPr="00A876CE">
        <w:t>rangkaian</w:t>
      </w:r>
      <w:proofErr w:type="spellEnd"/>
      <w:r w:rsidRPr="00A876CE">
        <w:t xml:space="preserve"> acara </w:t>
      </w:r>
      <w:proofErr w:type="spellStart"/>
      <w:r w:rsidRPr="00A876CE">
        <w:t>akad</w:t>
      </w:r>
      <w:proofErr w:type="spellEnd"/>
      <w:r w:rsidRPr="00A876CE">
        <w:t xml:space="preserve"> nikah pada </w:t>
      </w:r>
      <w:proofErr w:type="spellStart"/>
      <w:r w:rsidRPr="00A876CE">
        <w:t>hari</w:t>
      </w:r>
      <w:proofErr w:type="spellEnd"/>
      <w:r w:rsidRPr="00A876CE">
        <w:t xml:space="preserve"> </w:t>
      </w:r>
      <w:proofErr w:type="spellStart"/>
      <w:r w:rsidRPr="00A876CE">
        <w:t>ini</w:t>
      </w:r>
      <w:proofErr w:type="spellEnd"/>
      <w:r w:rsidRPr="00A876CE">
        <w:t>.</w:t>
      </w:r>
    </w:p>
    <w:p w14:paraId="326F5E4A" w14:textId="77777777" w:rsidR="00A876CE" w:rsidRPr="00A876CE" w:rsidRDefault="00A876CE" w:rsidP="00A876CE">
      <w:r w:rsidRPr="00A876CE">
        <w:t xml:space="preserve">Kami </w:t>
      </w:r>
      <w:proofErr w:type="spellStart"/>
      <w:r w:rsidRPr="00A876CE">
        <w:t>mengucapkan</w:t>
      </w:r>
      <w:proofErr w:type="spellEnd"/>
      <w:r w:rsidRPr="00A876CE">
        <w:t xml:space="preserve"> </w:t>
      </w:r>
      <w:proofErr w:type="spellStart"/>
      <w:r w:rsidRPr="00A876CE">
        <w:t>terima</w:t>
      </w:r>
      <w:proofErr w:type="spellEnd"/>
      <w:r w:rsidRPr="00A876CE">
        <w:t xml:space="preserve"> </w:t>
      </w:r>
      <w:proofErr w:type="spellStart"/>
      <w:r w:rsidRPr="00A876CE">
        <w:t>kasih</w:t>
      </w:r>
      <w:proofErr w:type="spellEnd"/>
      <w:r w:rsidRPr="00A876CE">
        <w:t xml:space="preserve"> </w:t>
      </w:r>
      <w:proofErr w:type="spellStart"/>
      <w:r w:rsidRPr="00A876CE">
        <w:t>kepada</w:t>
      </w:r>
      <w:proofErr w:type="spellEnd"/>
      <w:r w:rsidRPr="00A876CE">
        <w:t xml:space="preserve">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pihak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para vendor yang </w:t>
      </w:r>
      <w:proofErr w:type="spellStart"/>
      <w:r w:rsidRPr="00A876CE">
        <w:t>telah</w:t>
      </w:r>
      <w:proofErr w:type="spellEnd"/>
      <w:r w:rsidRPr="00A876CE">
        <w:t xml:space="preserve"> </w:t>
      </w:r>
      <w:proofErr w:type="spellStart"/>
      <w:r w:rsidRPr="00A876CE">
        <w:t>membantu</w:t>
      </w:r>
      <w:proofErr w:type="spellEnd"/>
      <w:r w:rsidRPr="00A876CE">
        <w:t xml:space="preserve"> </w:t>
      </w:r>
      <w:proofErr w:type="spellStart"/>
      <w:r w:rsidRPr="00A876CE">
        <w:t>menyukseskan</w:t>
      </w:r>
      <w:proofErr w:type="spellEnd"/>
      <w:r w:rsidRPr="00A876CE">
        <w:t xml:space="preserve"> acara </w:t>
      </w:r>
      <w:proofErr w:type="spellStart"/>
      <w:r w:rsidRPr="00A876CE">
        <w:t>ini</w:t>
      </w:r>
      <w:proofErr w:type="spellEnd"/>
      <w:r w:rsidRPr="00A876CE">
        <w:t>.</w:t>
      </w:r>
    </w:p>
    <w:p w14:paraId="75810A48" w14:textId="77777777" w:rsidR="00A876CE" w:rsidRPr="00A876CE" w:rsidRDefault="00A876CE" w:rsidP="00A876CE">
      <w:proofErr w:type="spellStart"/>
      <w:r w:rsidRPr="00A876CE">
        <w:t>Marilah</w:t>
      </w:r>
      <w:proofErr w:type="spellEnd"/>
      <w:r w:rsidRPr="00A876CE">
        <w:t xml:space="preserve"> </w:t>
      </w:r>
      <w:proofErr w:type="spellStart"/>
      <w:r w:rsidRPr="00A876CE">
        <w:t>kita</w:t>
      </w:r>
      <w:proofErr w:type="spellEnd"/>
      <w:r w:rsidRPr="00A876CE">
        <w:t xml:space="preserve"> </w:t>
      </w:r>
      <w:proofErr w:type="spellStart"/>
      <w:r w:rsidRPr="00A876CE">
        <w:t>bersama-sama</w:t>
      </w:r>
      <w:proofErr w:type="spellEnd"/>
      <w:r w:rsidRPr="00A876CE">
        <w:t xml:space="preserve"> </w:t>
      </w:r>
      <w:proofErr w:type="spellStart"/>
      <w:r w:rsidRPr="00A876CE">
        <w:t>mendoakan</w:t>
      </w:r>
      <w:proofErr w:type="spellEnd"/>
      <w:r w:rsidRPr="00A876CE">
        <w:t xml:space="preserve">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>.</w:t>
      </w:r>
    </w:p>
    <w:p w14:paraId="72745E58" w14:textId="77777777" w:rsidR="00A876CE" w:rsidRPr="00A876CE" w:rsidRDefault="00A876CE" w:rsidP="00A876CE">
      <w:proofErr w:type="spellStart"/>
      <w:r w:rsidRPr="00A876CE">
        <w:rPr>
          <w:b/>
          <w:bCs/>
        </w:rPr>
        <w:t>Barakallahu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laka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wa</w:t>
      </w:r>
      <w:proofErr w:type="spellEnd"/>
      <w:r w:rsidRPr="00A876CE">
        <w:rPr>
          <w:b/>
          <w:bCs/>
        </w:rPr>
        <w:t xml:space="preserve"> baraka '</w:t>
      </w:r>
      <w:proofErr w:type="spellStart"/>
      <w:r w:rsidRPr="00A876CE">
        <w:rPr>
          <w:b/>
          <w:bCs/>
        </w:rPr>
        <w:t>alaika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wa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jama'a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bainakuma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fii</w:t>
      </w:r>
      <w:proofErr w:type="spellEnd"/>
      <w:r w:rsidRPr="00A876CE">
        <w:rPr>
          <w:b/>
          <w:bCs/>
        </w:rPr>
        <w:t xml:space="preserve"> khair.</w:t>
      </w:r>
    </w:p>
    <w:p w14:paraId="75544F46" w14:textId="77777777" w:rsidR="00A876CE" w:rsidRPr="00A876CE" w:rsidRDefault="00A876CE" w:rsidP="00A876CE">
      <w:proofErr w:type="spellStart"/>
      <w:r w:rsidRPr="00A876CE">
        <w:t>Semoga</w:t>
      </w:r>
      <w:proofErr w:type="spellEnd"/>
      <w:r w:rsidRPr="00A876CE">
        <w:t xml:space="preserve"> Allah SWT </w:t>
      </w:r>
      <w:proofErr w:type="spellStart"/>
      <w:r w:rsidRPr="00A876CE">
        <w:t>menjadikan</w:t>
      </w:r>
      <w:proofErr w:type="spellEnd"/>
      <w:r w:rsidRPr="00A876CE">
        <w:t xml:space="preserve"> </w:t>
      </w:r>
      <w:proofErr w:type="spellStart"/>
      <w:r w:rsidRPr="00A876CE">
        <w:t>rumah</w:t>
      </w:r>
      <w:proofErr w:type="spellEnd"/>
      <w:r w:rsidRPr="00A876CE">
        <w:t xml:space="preserve"> </w:t>
      </w:r>
      <w:proofErr w:type="spellStart"/>
      <w:r w:rsidRPr="00A876CE">
        <w:t>tangga</w:t>
      </w:r>
      <w:proofErr w:type="spellEnd"/>
      <w:r w:rsidRPr="00A876CE">
        <w:t xml:space="preserve"> </w:t>
      </w:r>
      <w:proofErr w:type="spellStart"/>
      <w:r w:rsidRPr="00A876CE">
        <w:t>kedua</w:t>
      </w:r>
      <w:proofErr w:type="spellEnd"/>
      <w:r w:rsidRPr="00A876CE">
        <w:t xml:space="preserve"> </w:t>
      </w:r>
      <w:proofErr w:type="spellStart"/>
      <w:r w:rsidRPr="00A876CE">
        <w:t>mempelai</w:t>
      </w:r>
      <w:proofErr w:type="spellEnd"/>
      <w:r w:rsidRPr="00A876CE">
        <w:t xml:space="preserve"> </w:t>
      </w:r>
      <w:proofErr w:type="spellStart"/>
      <w:r w:rsidRPr="00A876CE">
        <w:t>sebagai</w:t>
      </w:r>
      <w:proofErr w:type="spellEnd"/>
      <w:r w:rsidRPr="00A876CE">
        <w:t xml:space="preserve"> </w:t>
      </w:r>
      <w:proofErr w:type="spellStart"/>
      <w:r w:rsidRPr="00A876CE">
        <w:t>keluarga</w:t>
      </w:r>
      <w:proofErr w:type="spellEnd"/>
      <w:r w:rsidRPr="00A876CE">
        <w:t xml:space="preserve"> yang </w:t>
      </w:r>
      <w:proofErr w:type="spellStart"/>
      <w:r w:rsidRPr="00A876CE">
        <w:t>sakinah</w:t>
      </w:r>
      <w:proofErr w:type="spellEnd"/>
      <w:r w:rsidRPr="00A876CE">
        <w:t xml:space="preserve">, </w:t>
      </w:r>
      <w:proofErr w:type="spellStart"/>
      <w:r w:rsidRPr="00A876CE">
        <w:t>mawaddah</w:t>
      </w:r>
      <w:proofErr w:type="spellEnd"/>
      <w:r w:rsidRPr="00A876CE">
        <w:t xml:space="preserve">, </w:t>
      </w:r>
      <w:proofErr w:type="spellStart"/>
      <w:r w:rsidRPr="00A876CE">
        <w:t>wa</w:t>
      </w:r>
      <w:proofErr w:type="spellEnd"/>
      <w:r w:rsidRPr="00A876CE">
        <w:t xml:space="preserve"> </w:t>
      </w:r>
      <w:proofErr w:type="spellStart"/>
      <w:r w:rsidRPr="00A876CE">
        <w:t>rahmah</w:t>
      </w:r>
      <w:proofErr w:type="spellEnd"/>
      <w:r w:rsidRPr="00A876CE">
        <w:t>.</w:t>
      </w:r>
    </w:p>
    <w:p w14:paraId="3E7233A1" w14:textId="77777777" w:rsidR="00A876CE" w:rsidRPr="00A876CE" w:rsidRDefault="00A876CE" w:rsidP="00A876CE">
      <w:proofErr w:type="spellStart"/>
      <w:r w:rsidRPr="00A876CE">
        <w:rPr>
          <w:b/>
          <w:bCs/>
        </w:rPr>
        <w:t>Aamiin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ya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Rabbal</w:t>
      </w:r>
      <w:proofErr w:type="spellEnd"/>
      <w:r w:rsidRPr="00A876CE">
        <w:rPr>
          <w:b/>
          <w:bCs/>
        </w:rPr>
        <w:t xml:space="preserve"> 'Alamin.</w:t>
      </w:r>
    </w:p>
    <w:p w14:paraId="3E33836D" w14:textId="77777777" w:rsidR="00A876CE" w:rsidRPr="00A876CE" w:rsidRDefault="00A876CE" w:rsidP="00A876CE">
      <w:r w:rsidRPr="00A876CE">
        <w:t xml:space="preserve">Bapak/Ibu </w:t>
      </w:r>
      <w:proofErr w:type="spellStart"/>
      <w:r w:rsidRPr="00A876CE">
        <w:t>hadirin</w:t>
      </w:r>
      <w:proofErr w:type="spellEnd"/>
      <w:r w:rsidRPr="00A876CE">
        <w:t xml:space="preserve"> yang kami </w:t>
      </w:r>
      <w:proofErr w:type="spellStart"/>
      <w:r w:rsidRPr="00A876CE">
        <w:t>hormati</w:t>
      </w:r>
      <w:proofErr w:type="spellEnd"/>
      <w:r w:rsidRPr="00A876CE">
        <w:t xml:space="preserve">, </w:t>
      </w:r>
      <w:proofErr w:type="spellStart"/>
      <w:r w:rsidRPr="00A876CE">
        <w:t>dipersilakan</w:t>
      </w:r>
      <w:proofErr w:type="spellEnd"/>
      <w:r w:rsidRPr="00A876CE">
        <w:t xml:space="preserve"> </w:t>
      </w:r>
      <w:proofErr w:type="spellStart"/>
      <w:r w:rsidRPr="00A876CE">
        <w:t>menikmati</w:t>
      </w:r>
      <w:proofErr w:type="spellEnd"/>
      <w:r w:rsidRPr="00A876CE">
        <w:t xml:space="preserve"> </w:t>
      </w:r>
      <w:proofErr w:type="spellStart"/>
      <w:r w:rsidRPr="00A876CE">
        <w:t>hidangan</w:t>
      </w:r>
      <w:proofErr w:type="spellEnd"/>
      <w:r w:rsidRPr="00A876CE">
        <w:t xml:space="preserve"> yang </w:t>
      </w:r>
      <w:proofErr w:type="spellStart"/>
      <w:r w:rsidRPr="00A876CE">
        <w:t>telah</w:t>
      </w:r>
      <w:proofErr w:type="spellEnd"/>
      <w:r w:rsidRPr="00A876CE">
        <w:t xml:space="preserve"> </w:t>
      </w:r>
      <w:proofErr w:type="spellStart"/>
      <w:r w:rsidRPr="00A876CE">
        <w:t>tersedia</w:t>
      </w:r>
      <w:proofErr w:type="spellEnd"/>
      <w:r w:rsidRPr="00A876CE">
        <w:t>.</w:t>
      </w:r>
    </w:p>
    <w:p w14:paraId="5945C191" w14:textId="77777777" w:rsidR="00A876CE" w:rsidRPr="00A876CE" w:rsidRDefault="00A876CE" w:rsidP="00A876CE">
      <w:pPr>
        <w:rPr>
          <w:lang w:val="pl-PL"/>
        </w:rPr>
      </w:pPr>
      <w:proofErr w:type="spellStart"/>
      <w:r w:rsidRPr="00A876CE">
        <w:rPr>
          <w:i/>
          <w:iCs/>
          <w:lang w:val="pl-PL"/>
        </w:rPr>
        <w:t>Jikok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adoh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talantuang</w:t>
      </w:r>
      <w:proofErr w:type="spellEnd"/>
      <w:r w:rsidRPr="00A876CE">
        <w:rPr>
          <w:i/>
          <w:iCs/>
          <w:lang w:val="pl-PL"/>
        </w:rPr>
        <w:t xml:space="preserve"> dek ka </w:t>
      </w:r>
      <w:proofErr w:type="spellStart"/>
      <w:r w:rsidRPr="00A876CE">
        <w:rPr>
          <w:i/>
          <w:iCs/>
          <w:lang w:val="pl-PL"/>
        </w:rPr>
        <w:t>naiak</w:t>
      </w:r>
      <w:proofErr w:type="spellEnd"/>
      <w:r w:rsidRPr="00A876CE">
        <w:rPr>
          <w:i/>
          <w:iCs/>
          <w:lang w:val="pl-PL"/>
        </w:rPr>
        <w:t>,</w:t>
      </w:r>
      <w:r w:rsidRPr="00A876CE">
        <w:rPr>
          <w:lang w:val="pl-PL"/>
        </w:rPr>
        <w:br/>
      </w:r>
      <w:proofErr w:type="spellStart"/>
      <w:r w:rsidRPr="00A876CE">
        <w:rPr>
          <w:i/>
          <w:iCs/>
          <w:lang w:val="pl-PL"/>
        </w:rPr>
        <w:t>Talando</w:t>
      </w:r>
      <w:proofErr w:type="spellEnd"/>
      <w:r w:rsidRPr="00A876CE">
        <w:rPr>
          <w:i/>
          <w:iCs/>
          <w:lang w:val="pl-PL"/>
        </w:rPr>
        <w:t xml:space="preserve"> dek ka </w:t>
      </w:r>
      <w:proofErr w:type="spellStart"/>
      <w:r w:rsidRPr="00A876CE">
        <w:rPr>
          <w:i/>
          <w:iCs/>
          <w:lang w:val="pl-PL"/>
        </w:rPr>
        <w:t>turun</w:t>
      </w:r>
      <w:proofErr w:type="spellEnd"/>
      <w:r w:rsidRPr="00A876CE">
        <w:rPr>
          <w:i/>
          <w:iCs/>
          <w:lang w:val="pl-PL"/>
        </w:rPr>
        <w:t>.</w:t>
      </w:r>
    </w:p>
    <w:p w14:paraId="641FB0C3" w14:textId="77777777" w:rsidR="00A876CE" w:rsidRPr="00A876CE" w:rsidRDefault="00A876CE" w:rsidP="00A876CE">
      <w:pPr>
        <w:rPr>
          <w:lang w:val="pl-PL"/>
        </w:rPr>
      </w:pPr>
      <w:r w:rsidRPr="00A876CE">
        <w:rPr>
          <w:i/>
          <w:iCs/>
          <w:lang w:val="pl-PL"/>
        </w:rPr>
        <w:t xml:space="preserve">Nan </w:t>
      </w:r>
      <w:proofErr w:type="spellStart"/>
      <w:r w:rsidRPr="00A876CE">
        <w:rPr>
          <w:i/>
          <w:iCs/>
          <w:lang w:val="pl-PL"/>
        </w:rPr>
        <w:t>patuik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dimuko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takabalangan</w:t>
      </w:r>
      <w:proofErr w:type="spellEnd"/>
      <w:r w:rsidRPr="00A876CE">
        <w:rPr>
          <w:i/>
          <w:iCs/>
          <w:lang w:val="pl-PL"/>
        </w:rPr>
        <w:t>,</w:t>
      </w:r>
      <w:r w:rsidRPr="00A876CE">
        <w:rPr>
          <w:lang w:val="pl-PL"/>
        </w:rPr>
        <w:br/>
      </w:r>
      <w:r w:rsidRPr="00A876CE">
        <w:rPr>
          <w:i/>
          <w:iCs/>
          <w:lang w:val="pl-PL"/>
        </w:rPr>
        <w:t xml:space="preserve">Nan </w:t>
      </w:r>
      <w:proofErr w:type="spellStart"/>
      <w:r w:rsidRPr="00A876CE">
        <w:rPr>
          <w:i/>
          <w:iCs/>
          <w:lang w:val="pl-PL"/>
        </w:rPr>
        <w:t>putuik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dahulu</w:t>
      </w:r>
      <w:proofErr w:type="spellEnd"/>
      <w:r w:rsidRPr="00A876CE">
        <w:rPr>
          <w:i/>
          <w:iCs/>
          <w:lang w:val="pl-PL"/>
        </w:rPr>
        <w:t xml:space="preserve"> </w:t>
      </w:r>
      <w:proofErr w:type="spellStart"/>
      <w:r w:rsidRPr="00A876CE">
        <w:rPr>
          <w:i/>
          <w:iCs/>
          <w:lang w:val="pl-PL"/>
        </w:rPr>
        <w:t>takamudiankan</w:t>
      </w:r>
      <w:proofErr w:type="spellEnd"/>
      <w:r w:rsidRPr="00A876CE">
        <w:rPr>
          <w:i/>
          <w:iCs/>
          <w:lang w:val="pl-PL"/>
        </w:rPr>
        <w:t>.</w:t>
      </w:r>
    </w:p>
    <w:p w14:paraId="2ECD27EB" w14:textId="77777777" w:rsidR="00A876CE" w:rsidRPr="00A876CE" w:rsidRDefault="00A876CE" w:rsidP="00A876CE">
      <w:r w:rsidRPr="00A876CE">
        <w:rPr>
          <w:i/>
          <w:iCs/>
        </w:rPr>
        <w:t xml:space="preserve">Rila jo </w:t>
      </w:r>
      <w:proofErr w:type="spellStart"/>
      <w:r w:rsidRPr="00A876CE">
        <w:rPr>
          <w:i/>
          <w:iCs/>
        </w:rPr>
        <w:t>maaf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tolong</w:t>
      </w:r>
      <w:proofErr w:type="spellEnd"/>
      <w:r w:rsidRPr="00A876CE">
        <w:rPr>
          <w:i/>
          <w:iCs/>
        </w:rPr>
        <w:t xml:space="preserve"> </w:t>
      </w:r>
      <w:proofErr w:type="spellStart"/>
      <w:r w:rsidRPr="00A876CE">
        <w:rPr>
          <w:i/>
          <w:iCs/>
        </w:rPr>
        <w:t>barikan</w:t>
      </w:r>
      <w:proofErr w:type="spellEnd"/>
      <w:r w:rsidRPr="00A876CE">
        <w:rPr>
          <w:i/>
          <w:iCs/>
        </w:rPr>
        <w:t>.</w:t>
      </w:r>
    </w:p>
    <w:p w14:paraId="0F813E9C" w14:textId="77777777" w:rsidR="00A876CE" w:rsidRPr="00A876CE" w:rsidRDefault="00A876CE" w:rsidP="00A876CE">
      <w:proofErr w:type="spellStart"/>
      <w:r w:rsidRPr="00A876CE">
        <w:t>Akhirnya</w:t>
      </w:r>
      <w:proofErr w:type="spellEnd"/>
      <w:r w:rsidRPr="00A876CE">
        <w:t xml:space="preserve">, </w:t>
      </w:r>
      <w:proofErr w:type="spellStart"/>
      <w:r w:rsidRPr="00A876CE">
        <w:t>saya</w:t>
      </w:r>
      <w:proofErr w:type="spellEnd"/>
      <w:r w:rsidRPr="00A876CE">
        <w:t xml:space="preserve"> </w:t>
      </w:r>
      <w:proofErr w:type="spellStart"/>
      <w:r w:rsidRPr="00A876CE">
        <w:rPr>
          <w:b/>
          <w:bCs/>
        </w:rPr>
        <w:t>Moulidya</w:t>
      </w:r>
      <w:proofErr w:type="spellEnd"/>
      <w:r w:rsidRPr="00A876CE">
        <w:rPr>
          <w:b/>
          <w:bCs/>
        </w:rPr>
        <w:t xml:space="preserve"> </w:t>
      </w:r>
      <w:proofErr w:type="spellStart"/>
      <w:r w:rsidRPr="00A876CE">
        <w:rPr>
          <w:b/>
          <w:bCs/>
        </w:rPr>
        <w:t>Mahesra</w:t>
      </w:r>
      <w:proofErr w:type="spellEnd"/>
      <w:r w:rsidRPr="00A876CE">
        <w:t xml:space="preserve">, </w:t>
      </w:r>
      <w:proofErr w:type="spellStart"/>
      <w:r w:rsidRPr="00A876CE">
        <w:t>mewakili</w:t>
      </w:r>
      <w:proofErr w:type="spellEnd"/>
      <w:r w:rsidRPr="00A876CE">
        <w:t xml:space="preserve"> </w:t>
      </w:r>
      <w:proofErr w:type="spellStart"/>
      <w:r w:rsidRPr="00A876CE">
        <w:t>keluarga</w:t>
      </w:r>
      <w:proofErr w:type="spellEnd"/>
      <w:r w:rsidRPr="00A876CE">
        <w:t xml:space="preserve"> </w:t>
      </w:r>
      <w:proofErr w:type="spellStart"/>
      <w:r w:rsidRPr="00A876CE">
        <w:t>besar</w:t>
      </w:r>
      <w:proofErr w:type="spellEnd"/>
      <w:r w:rsidRPr="00A876CE">
        <w:t xml:space="preserve"> </w:t>
      </w:r>
      <w:proofErr w:type="spellStart"/>
      <w:r w:rsidRPr="00A876CE">
        <w:t>serta</w:t>
      </w:r>
      <w:proofErr w:type="spellEnd"/>
      <w:r w:rsidRPr="00A876CE">
        <w:t xml:space="preserve"> </w:t>
      </w:r>
      <w:proofErr w:type="spellStart"/>
      <w:r w:rsidRPr="00A876CE">
        <w:t>seluruh</w:t>
      </w:r>
      <w:proofErr w:type="spellEnd"/>
      <w:r w:rsidRPr="00A876CE">
        <w:t xml:space="preserve"> </w:t>
      </w:r>
      <w:proofErr w:type="spellStart"/>
      <w:r w:rsidRPr="00A876CE">
        <w:t>kru</w:t>
      </w:r>
      <w:proofErr w:type="spellEnd"/>
      <w:r w:rsidRPr="00A876CE">
        <w:t xml:space="preserve"> yang </w:t>
      </w:r>
      <w:proofErr w:type="spellStart"/>
      <w:r w:rsidRPr="00A876CE">
        <w:t>bertugas</w:t>
      </w:r>
      <w:proofErr w:type="spellEnd"/>
      <w:r w:rsidRPr="00A876CE">
        <w:t xml:space="preserve">, </w:t>
      </w:r>
      <w:proofErr w:type="spellStart"/>
      <w:r w:rsidRPr="00A876CE">
        <w:t>mengucapkan</w:t>
      </w:r>
      <w:proofErr w:type="spellEnd"/>
      <w:r w:rsidRPr="00A876CE">
        <w:t xml:space="preserve"> </w:t>
      </w:r>
      <w:proofErr w:type="spellStart"/>
      <w:r w:rsidRPr="00A876CE">
        <w:t>terima</w:t>
      </w:r>
      <w:proofErr w:type="spellEnd"/>
      <w:r w:rsidRPr="00A876CE">
        <w:t xml:space="preserve"> </w:t>
      </w:r>
      <w:proofErr w:type="spellStart"/>
      <w:r w:rsidRPr="00A876CE">
        <w:t>kasih</w:t>
      </w:r>
      <w:proofErr w:type="spellEnd"/>
      <w:r w:rsidRPr="00A876CE">
        <w:t xml:space="preserve"> </w:t>
      </w:r>
      <w:proofErr w:type="spellStart"/>
      <w:r w:rsidRPr="00A876CE">
        <w:t>atas</w:t>
      </w:r>
      <w:proofErr w:type="spellEnd"/>
      <w:r w:rsidRPr="00A876CE">
        <w:t xml:space="preserve"> </w:t>
      </w:r>
      <w:proofErr w:type="spellStart"/>
      <w:r w:rsidRPr="00A876CE">
        <w:t>perhatian</w:t>
      </w:r>
      <w:proofErr w:type="spellEnd"/>
      <w:r w:rsidRPr="00A876CE">
        <w:t xml:space="preserve"> Bapak/Ibu </w:t>
      </w:r>
      <w:proofErr w:type="spellStart"/>
      <w:r w:rsidRPr="00A876CE">
        <w:t>sekalian</w:t>
      </w:r>
      <w:proofErr w:type="spellEnd"/>
      <w:r w:rsidRPr="00A876CE">
        <w:t>.</w:t>
      </w:r>
    </w:p>
    <w:p w14:paraId="6C4BB126" w14:textId="77777777" w:rsidR="00A876CE" w:rsidRPr="00A876CE" w:rsidRDefault="00A876CE" w:rsidP="00A876CE">
      <w:pPr>
        <w:rPr>
          <w:lang w:val="fr-FR"/>
        </w:rPr>
      </w:pPr>
      <w:r w:rsidRPr="00A876CE">
        <w:rPr>
          <w:lang w:val="fr-FR"/>
        </w:rPr>
        <w:t xml:space="preserve">Mohon </w:t>
      </w:r>
      <w:proofErr w:type="spellStart"/>
      <w:r w:rsidRPr="00A876CE">
        <w:rPr>
          <w:lang w:val="fr-FR"/>
        </w:rPr>
        <w:t>maaf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apabila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terdapat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kekurangan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selama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memandu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jalannya</w:t>
      </w:r>
      <w:proofErr w:type="spellEnd"/>
      <w:r w:rsidRPr="00A876CE">
        <w:rPr>
          <w:lang w:val="fr-FR"/>
        </w:rPr>
        <w:t xml:space="preserve"> </w:t>
      </w:r>
      <w:proofErr w:type="spellStart"/>
      <w:r w:rsidRPr="00A876CE">
        <w:rPr>
          <w:lang w:val="fr-FR"/>
        </w:rPr>
        <w:t>acara</w:t>
      </w:r>
      <w:proofErr w:type="spellEnd"/>
      <w:r w:rsidRPr="00A876CE">
        <w:rPr>
          <w:lang w:val="fr-FR"/>
        </w:rPr>
        <w:t>.</w:t>
      </w:r>
    </w:p>
    <w:p w14:paraId="2ED7EDC6" w14:textId="77777777" w:rsidR="00A876CE" w:rsidRPr="00A876CE" w:rsidRDefault="00A876CE" w:rsidP="00A876CE">
      <w:pPr>
        <w:rPr>
          <w:lang w:val="fr-FR"/>
        </w:rPr>
      </w:pPr>
      <w:proofErr w:type="spellStart"/>
      <w:r w:rsidRPr="00A876CE">
        <w:rPr>
          <w:b/>
          <w:bCs/>
          <w:lang w:val="fr-FR"/>
        </w:rPr>
        <w:t>Wabillahi</w:t>
      </w:r>
      <w:proofErr w:type="spellEnd"/>
      <w:r w:rsidRPr="00A876CE">
        <w:rPr>
          <w:b/>
          <w:bCs/>
          <w:lang w:val="fr-FR"/>
        </w:rPr>
        <w:t xml:space="preserve"> </w:t>
      </w:r>
      <w:proofErr w:type="spellStart"/>
      <w:r w:rsidRPr="00A876CE">
        <w:rPr>
          <w:b/>
          <w:bCs/>
          <w:lang w:val="fr-FR"/>
        </w:rPr>
        <w:t>taufiq</w:t>
      </w:r>
      <w:proofErr w:type="spellEnd"/>
      <w:r w:rsidRPr="00A876CE">
        <w:rPr>
          <w:b/>
          <w:bCs/>
          <w:lang w:val="fr-FR"/>
        </w:rPr>
        <w:t xml:space="preserve"> </w:t>
      </w:r>
      <w:proofErr w:type="spellStart"/>
      <w:r w:rsidRPr="00A876CE">
        <w:rPr>
          <w:b/>
          <w:bCs/>
          <w:lang w:val="fr-FR"/>
        </w:rPr>
        <w:t>wal</w:t>
      </w:r>
      <w:proofErr w:type="spellEnd"/>
      <w:r w:rsidRPr="00A876CE">
        <w:rPr>
          <w:b/>
          <w:bCs/>
          <w:lang w:val="fr-FR"/>
        </w:rPr>
        <w:t xml:space="preserve"> </w:t>
      </w:r>
      <w:proofErr w:type="spellStart"/>
      <w:r w:rsidRPr="00A876CE">
        <w:rPr>
          <w:b/>
          <w:bCs/>
          <w:lang w:val="fr-FR"/>
        </w:rPr>
        <w:t>hidayah</w:t>
      </w:r>
      <w:proofErr w:type="spellEnd"/>
      <w:r w:rsidRPr="00A876CE">
        <w:rPr>
          <w:b/>
          <w:bCs/>
          <w:lang w:val="fr-FR"/>
        </w:rPr>
        <w:t>.</w:t>
      </w:r>
    </w:p>
    <w:p w14:paraId="2CC99F38" w14:textId="77777777" w:rsidR="00A876CE" w:rsidRPr="00A876CE" w:rsidRDefault="00A876CE" w:rsidP="00A876CE">
      <w:pPr>
        <w:rPr>
          <w:lang w:val="fr-FR"/>
        </w:rPr>
      </w:pPr>
      <w:proofErr w:type="spellStart"/>
      <w:r w:rsidRPr="00A876CE">
        <w:rPr>
          <w:b/>
          <w:bCs/>
          <w:lang w:val="fr-FR"/>
        </w:rPr>
        <w:t>Wassalamu'alaikum</w:t>
      </w:r>
      <w:proofErr w:type="spellEnd"/>
      <w:r w:rsidRPr="00A876CE">
        <w:rPr>
          <w:b/>
          <w:bCs/>
          <w:lang w:val="fr-FR"/>
        </w:rPr>
        <w:t xml:space="preserve"> </w:t>
      </w:r>
      <w:proofErr w:type="spellStart"/>
      <w:r w:rsidRPr="00A876CE">
        <w:rPr>
          <w:b/>
          <w:bCs/>
          <w:lang w:val="fr-FR"/>
        </w:rPr>
        <w:t>warahmatullahi</w:t>
      </w:r>
      <w:proofErr w:type="spellEnd"/>
      <w:r w:rsidRPr="00A876CE">
        <w:rPr>
          <w:b/>
          <w:bCs/>
          <w:lang w:val="fr-FR"/>
        </w:rPr>
        <w:t xml:space="preserve"> </w:t>
      </w:r>
      <w:proofErr w:type="spellStart"/>
      <w:r w:rsidRPr="00A876CE">
        <w:rPr>
          <w:b/>
          <w:bCs/>
          <w:lang w:val="fr-FR"/>
        </w:rPr>
        <w:t>wabarakatuh</w:t>
      </w:r>
      <w:proofErr w:type="spellEnd"/>
      <w:r w:rsidRPr="00A876CE">
        <w:rPr>
          <w:b/>
          <w:bCs/>
          <w:lang w:val="fr-FR"/>
        </w:rPr>
        <w:t>.</w:t>
      </w:r>
    </w:p>
    <w:p w14:paraId="11475AC1" w14:textId="77777777" w:rsidR="00311FAF" w:rsidRPr="00A876CE" w:rsidRDefault="00311FAF">
      <w:pPr>
        <w:rPr>
          <w:lang w:val="fr-FR"/>
        </w:rPr>
      </w:pPr>
    </w:p>
    <w:sectPr w:rsidR="00311FAF" w:rsidRPr="00A8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3643E"/>
    <w:multiLevelType w:val="multilevel"/>
    <w:tmpl w:val="B5F6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95F14"/>
    <w:multiLevelType w:val="multilevel"/>
    <w:tmpl w:val="9F0C2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A4686"/>
    <w:multiLevelType w:val="multilevel"/>
    <w:tmpl w:val="76F2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1847C8"/>
    <w:multiLevelType w:val="multilevel"/>
    <w:tmpl w:val="FD2E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513773">
    <w:abstractNumId w:val="1"/>
  </w:num>
  <w:num w:numId="2" w16cid:durableId="1952852959">
    <w:abstractNumId w:val="3"/>
  </w:num>
  <w:num w:numId="3" w16cid:durableId="1384326455">
    <w:abstractNumId w:val="0"/>
  </w:num>
  <w:num w:numId="4" w16cid:durableId="206335799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ung Mustaqim">
    <w15:presenceInfo w15:providerId="Windows Live" w15:userId="2616363cb58ffdf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trackRevisions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6CE"/>
    <w:rsid w:val="00311FAF"/>
    <w:rsid w:val="00865C5C"/>
    <w:rsid w:val="00A876CE"/>
    <w:rsid w:val="00E7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0D11"/>
  <w15:chartTrackingRefBased/>
  <w15:docId w15:val="{C0862B91-3CBC-4D05-93BC-04ADDF039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6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6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6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6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6C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876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1214</Words>
  <Characters>6924</Characters>
  <Application>Microsoft Office Word</Application>
  <DocSecurity>0</DocSecurity>
  <Lines>57</Lines>
  <Paragraphs>16</Paragraphs>
  <ScaleCrop>false</ScaleCrop>
  <Company/>
  <LinksUpToDate>false</LinksUpToDate>
  <CharactersWithSpaces>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Mustaqim</dc:creator>
  <cp:keywords/>
  <dc:description/>
  <cp:lastModifiedBy>Agung Mustaqim</cp:lastModifiedBy>
  <cp:revision>1</cp:revision>
  <dcterms:created xsi:type="dcterms:W3CDTF">2026-07-01T12:25:00Z</dcterms:created>
  <dcterms:modified xsi:type="dcterms:W3CDTF">2026-07-01T12:30:00Z</dcterms:modified>
</cp:coreProperties>
</file>